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08A9B" w14:textId="77777777" w:rsidR="00BA0661" w:rsidRDefault="00BA0661" w:rsidP="00FC625D">
      <w:pPr>
        <w:spacing w:after="0" w:line="276" w:lineRule="auto"/>
        <w:rPr>
          <w:rFonts w:ascii="Times New Roman" w:hAnsi="Times New Roman" w:cs="Times New Roman"/>
          <w:b/>
          <w:color w:val="000000" w:themeColor="text1"/>
          <w:sz w:val="24"/>
          <w:szCs w:val="24"/>
        </w:rPr>
      </w:pPr>
    </w:p>
    <w:p w14:paraId="41D23AF1" w14:textId="77777777" w:rsidR="00BA0661" w:rsidRDefault="00BA0661" w:rsidP="006A0174">
      <w:pPr>
        <w:spacing w:after="0" w:line="276" w:lineRule="auto"/>
        <w:jc w:val="center"/>
        <w:rPr>
          <w:rFonts w:ascii="Times New Roman" w:hAnsi="Times New Roman" w:cs="Times New Roman"/>
          <w:b/>
          <w:color w:val="000000" w:themeColor="text1"/>
          <w:sz w:val="24"/>
          <w:szCs w:val="24"/>
        </w:rPr>
      </w:pPr>
    </w:p>
    <w:p w14:paraId="392C1933" w14:textId="77777777" w:rsidR="00BA0661" w:rsidRDefault="00BA0661" w:rsidP="006A0174">
      <w:pPr>
        <w:spacing w:after="0" w:line="276" w:lineRule="auto"/>
        <w:jc w:val="center"/>
        <w:rPr>
          <w:rFonts w:ascii="Times New Roman" w:hAnsi="Times New Roman" w:cs="Times New Roman"/>
          <w:b/>
          <w:color w:val="000000" w:themeColor="text1"/>
          <w:sz w:val="24"/>
          <w:szCs w:val="24"/>
        </w:rPr>
      </w:pPr>
    </w:p>
    <w:p w14:paraId="6BCF97B6"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r w:rsidRPr="00742376">
        <w:rPr>
          <w:rFonts w:ascii="Times New Roman" w:hAnsi="Times New Roman" w:cs="Times New Roman"/>
          <w:b/>
          <w:color w:val="000000" w:themeColor="text1"/>
          <w:sz w:val="30"/>
          <w:szCs w:val="30"/>
          <w:lang w:val="en-US"/>
        </w:rPr>
        <w:t>SOCIAL MEDIA AND PUBLIC HEALTH CAMPAIGNS IN LAGOS: A CASE OF VACCINATION PROGRAMS IN ALIMOSHO LG</w:t>
      </w:r>
    </w:p>
    <w:p w14:paraId="15FC0753"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p>
    <w:p w14:paraId="00B1A557"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p>
    <w:p w14:paraId="3A20B832" w14:textId="77777777" w:rsidR="00BA0661" w:rsidRPr="00742376" w:rsidRDefault="00BA0661" w:rsidP="006A0174">
      <w:pPr>
        <w:spacing w:after="0" w:line="276" w:lineRule="auto"/>
        <w:rPr>
          <w:rFonts w:ascii="Times New Roman" w:hAnsi="Times New Roman" w:cs="Times New Roman"/>
          <w:b/>
          <w:color w:val="000000" w:themeColor="text1"/>
          <w:sz w:val="30"/>
          <w:szCs w:val="30"/>
        </w:rPr>
      </w:pPr>
    </w:p>
    <w:p w14:paraId="14473BD9"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r w:rsidRPr="00742376">
        <w:rPr>
          <w:rFonts w:ascii="Times New Roman" w:hAnsi="Times New Roman" w:cs="Times New Roman"/>
          <w:b/>
          <w:color w:val="000000" w:themeColor="text1"/>
          <w:sz w:val="30"/>
          <w:szCs w:val="30"/>
          <w:lang w:val="en-US"/>
        </w:rPr>
        <w:t>BY</w:t>
      </w:r>
    </w:p>
    <w:p w14:paraId="0BCF9F12"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p>
    <w:p w14:paraId="37162199"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p>
    <w:p w14:paraId="6713BCED"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p>
    <w:p w14:paraId="7B43C1D6"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r w:rsidRPr="00742376">
        <w:rPr>
          <w:rFonts w:ascii="Times New Roman" w:hAnsi="Times New Roman" w:cs="Times New Roman"/>
          <w:b/>
          <w:color w:val="000000" w:themeColor="text1"/>
          <w:sz w:val="30"/>
          <w:szCs w:val="30"/>
          <w:lang w:val="en-US"/>
        </w:rPr>
        <w:t xml:space="preserve">STANLEY CHIAMAKA FRANCESS </w:t>
      </w:r>
    </w:p>
    <w:p w14:paraId="7170249A"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r w:rsidRPr="00742376">
        <w:rPr>
          <w:rFonts w:ascii="Times New Roman" w:hAnsi="Times New Roman" w:cs="Times New Roman"/>
          <w:b/>
          <w:color w:val="000000" w:themeColor="text1"/>
          <w:sz w:val="30"/>
          <w:szCs w:val="30"/>
          <w:lang w:val="en-US"/>
        </w:rPr>
        <w:t>MATRIC: 181009485</w:t>
      </w:r>
    </w:p>
    <w:p w14:paraId="76391D81"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p>
    <w:p w14:paraId="082DDDEB"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p>
    <w:p w14:paraId="62A7442E"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p>
    <w:p w14:paraId="45EF8150"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p>
    <w:p w14:paraId="1040A36C"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r w:rsidRPr="00742376">
        <w:rPr>
          <w:rFonts w:ascii="Times New Roman" w:hAnsi="Times New Roman" w:cs="Times New Roman"/>
          <w:b/>
          <w:color w:val="000000" w:themeColor="text1"/>
          <w:sz w:val="30"/>
          <w:szCs w:val="30"/>
          <w:lang w:val="en-US"/>
        </w:rPr>
        <w:t>A RESEARCH PROJECT SUBMITTED FOR THE BACHELOR OF SCIENCE (B.Sc.) DEGREE IN PUBLIC ADMINISTRATION, UNIVERSITY OF LAGOS, AKOKA, NIGERIA.</w:t>
      </w:r>
    </w:p>
    <w:p w14:paraId="1ACA130B"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p>
    <w:p w14:paraId="5549584C"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p>
    <w:p w14:paraId="79CD4A80"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p>
    <w:p w14:paraId="53B00A1C" w14:textId="77777777" w:rsidR="00BA0661" w:rsidRPr="00742376" w:rsidRDefault="00BA0661" w:rsidP="006A0174">
      <w:pPr>
        <w:spacing w:after="0" w:line="276" w:lineRule="auto"/>
        <w:jc w:val="center"/>
        <w:rPr>
          <w:rFonts w:ascii="Times New Roman" w:hAnsi="Times New Roman" w:cs="Times New Roman"/>
          <w:b/>
          <w:color w:val="000000" w:themeColor="text1"/>
          <w:sz w:val="30"/>
          <w:szCs w:val="30"/>
        </w:rPr>
      </w:pPr>
    </w:p>
    <w:p w14:paraId="2380A685" w14:textId="61650CC6" w:rsidR="00BA0661" w:rsidRPr="00915538" w:rsidRDefault="0051447E" w:rsidP="006A0174">
      <w:pPr>
        <w:spacing w:after="0" w:line="276" w:lineRule="auto"/>
        <w:jc w:val="center"/>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lang w:val="en-US"/>
        </w:rPr>
        <w:t>JUNE</w:t>
      </w:r>
      <w:r w:rsidR="00BA0661" w:rsidRPr="00742376">
        <w:rPr>
          <w:rFonts w:ascii="Times New Roman" w:hAnsi="Times New Roman" w:cs="Times New Roman"/>
          <w:b/>
          <w:color w:val="000000" w:themeColor="text1"/>
          <w:sz w:val="30"/>
          <w:szCs w:val="30"/>
          <w:lang w:val="en-US"/>
        </w:rPr>
        <w:t>, 2025</w:t>
      </w:r>
    </w:p>
    <w:p w14:paraId="198107B2" w14:textId="77777777" w:rsidR="00BA0661" w:rsidRPr="00F9412C" w:rsidRDefault="00BA0661" w:rsidP="006A0174">
      <w:pPr>
        <w:spacing w:after="0" w:line="276" w:lineRule="auto"/>
        <w:jc w:val="center"/>
        <w:rPr>
          <w:rFonts w:ascii="Times New Roman" w:hAnsi="Times New Roman" w:cs="Times New Roman"/>
          <w:b/>
          <w:color w:val="000000" w:themeColor="text1"/>
          <w:sz w:val="28"/>
          <w:szCs w:val="28"/>
        </w:rPr>
      </w:pPr>
    </w:p>
    <w:p w14:paraId="0611072B" w14:textId="77777777" w:rsidR="00BA0661" w:rsidRDefault="00BA0661" w:rsidP="006A0174">
      <w:pPr>
        <w:spacing w:after="0" w:line="276" w:lineRule="auto"/>
        <w:jc w:val="center"/>
        <w:rPr>
          <w:rFonts w:ascii="Times New Roman" w:hAnsi="Times New Roman" w:cs="Times New Roman"/>
          <w:b/>
          <w:color w:val="000000" w:themeColor="text1"/>
          <w:sz w:val="24"/>
          <w:szCs w:val="24"/>
        </w:rPr>
      </w:pPr>
    </w:p>
    <w:p w14:paraId="564CA562" w14:textId="77777777" w:rsidR="00BA0661" w:rsidRDefault="00BA0661" w:rsidP="006A0174">
      <w:pPr>
        <w:spacing w:after="0" w:line="276" w:lineRule="auto"/>
        <w:jc w:val="center"/>
        <w:rPr>
          <w:rFonts w:ascii="Times New Roman" w:hAnsi="Times New Roman" w:cs="Times New Roman"/>
          <w:b/>
          <w:color w:val="000000" w:themeColor="text1"/>
          <w:sz w:val="24"/>
          <w:szCs w:val="24"/>
        </w:rPr>
      </w:pPr>
    </w:p>
    <w:p w14:paraId="5571733F" w14:textId="77777777" w:rsidR="00BA0661" w:rsidRDefault="00BA0661" w:rsidP="006A0174">
      <w:pPr>
        <w:spacing w:after="0" w:line="276" w:lineRule="auto"/>
        <w:jc w:val="center"/>
        <w:rPr>
          <w:rFonts w:ascii="Times New Roman" w:hAnsi="Times New Roman" w:cs="Times New Roman"/>
          <w:b/>
          <w:color w:val="000000" w:themeColor="text1"/>
          <w:sz w:val="24"/>
          <w:szCs w:val="24"/>
        </w:rPr>
      </w:pPr>
    </w:p>
    <w:p w14:paraId="7C5F1F22" w14:textId="77777777" w:rsidR="00BA0661" w:rsidRDefault="00BA0661" w:rsidP="006A0174">
      <w:pPr>
        <w:spacing w:after="0" w:line="276" w:lineRule="auto"/>
        <w:jc w:val="center"/>
        <w:rPr>
          <w:rFonts w:ascii="Times New Roman" w:hAnsi="Times New Roman" w:cs="Times New Roman"/>
          <w:b/>
          <w:color w:val="000000" w:themeColor="text1"/>
          <w:sz w:val="24"/>
          <w:szCs w:val="24"/>
        </w:rPr>
      </w:pPr>
    </w:p>
    <w:p w14:paraId="683A6717" w14:textId="77777777" w:rsidR="00BA0661" w:rsidRDefault="00BA0661" w:rsidP="006A0174">
      <w:pPr>
        <w:spacing w:after="0" w:line="276" w:lineRule="auto"/>
        <w:jc w:val="center"/>
        <w:rPr>
          <w:rFonts w:ascii="Times New Roman" w:hAnsi="Times New Roman" w:cs="Times New Roman"/>
          <w:b/>
          <w:color w:val="000000" w:themeColor="text1"/>
          <w:sz w:val="24"/>
          <w:szCs w:val="24"/>
        </w:rPr>
      </w:pPr>
    </w:p>
    <w:p w14:paraId="332AD7B5" w14:textId="77777777" w:rsidR="00BA0661" w:rsidRDefault="00BA0661" w:rsidP="00BA0661">
      <w:pPr>
        <w:spacing w:after="0" w:line="276" w:lineRule="auto"/>
        <w:rPr>
          <w:rFonts w:ascii="Times New Roman" w:hAnsi="Times New Roman" w:cs="Times New Roman"/>
          <w:b/>
          <w:color w:val="000000" w:themeColor="text1"/>
          <w:sz w:val="24"/>
          <w:szCs w:val="24"/>
          <w:lang w:val="en-US"/>
        </w:rPr>
      </w:pPr>
    </w:p>
    <w:p w14:paraId="36B2F2DB" w14:textId="77777777" w:rsidR="00BA0661" w:rsidRPr="00BA0661" w:rsidRDefault="00BA0661" w:rsidP="00BA0661">
      <w:pPr>
        <w:spacing w:after="0" w:line="276" w:lineRule="auto"/>
        <w:rPr>
          <w:rFonts w:ascii="Times New Roman" w:hAnsi="Times New Roman" w:cs="Times New Roman"/>
          <w:b/>
          <w:color w:val="000000" w:themeColor="text1"/>
          <w:sz w:val="24"/>
          <w:szCs w:val="24"/>
          <w:lang w:val="en-US"/>
        </w:rPr>
      </w:pPr>
    </w:p>
    <w:p w14:paraId="2313DFCA" w14:textId="77777777" w:rsidR="00FC625D" w:rsidRDefault="00FC625D" w:rsidP="00B13D2D">
      <w:pPr>
        <w:spacing w:after="200" w:line="480" w:lineRule="auto"/>
        <w:jc w:val="center"/>
        <w:rPr>
          <w:rFonts w:ascii="Times New Roman" w:eastAsia="Calibri" w:hAnsi="Times New Roman" w:cs="Times New Roman"/>
          <w:b/>
          <w:bCs/>
          <w:sz w:val="28"/>
          <w:szCs w:val="28"/>
          <w:lang w:val="en-US"/>
        </w:rPr>
      </w:pPr>
    </w:p>
    <w:p w14:paraId="11AD1DEF" w14:textId="1E46F439" w:rsidR="00B13D2D" w:rsidRPr="00B13D2D" w:rsidRDefault="00B13D2D" w:rsidP="00B13D2D">
      <w:pPr>
        <w:spacing w:after="200" w:line="480" w:lineRule="auto"/>
        <w:jc w:val="center"/>
        <w:rPr>
          <w:rFonts w:ascii="Times New Roman" w:eastAsia="Calibri" w:hAnsi="Times New Roman" w:cs="Times New Roman"/>
          <w:b/>
          <w:bCs/>
          <w:sz w:val="28"/>
          <w:szCs w:val="28"/>
          <w:lang w:val="en-US"/>
        </w:rPr>
      </w:pPr>
      <w:r w:rsidRPr="00B13D2D">
        <w:rPr>
          <w:rFonts w:ascii="Times New Roman" w:eastAsia="Calibri" w:hAnsi="Times New Roman" w:cs="Times New Roman"/>
          <w:b/>
          <w:bCs/>
          <w:sz w:val="28"/>
          <w:szCs w:val="28"/>
          <w:lang w:val="en-US"/>
        </w:rPr>
        <w:lastRenderedPageBreak/>
        <w:t>CERTIFICATION</w:t>
      </w:r>
    </w:p>
    <w:p w14:paraId="39620E5A" w14:textId="100859F9" w:rsidR="00B13D2D" w:rsidRPr="00B13D2D" w:rsidRDefault="00B13D2D" w:rsidP="00B13D2D">
      <w:pPr>
        <w:spacing w:after="200" w:line="480" w:lineRule="auto"/>
        <w:jc w:val="both"/>
        <w:rPr>
          <w:rFonts w:ascii="Times New Roman" w:eastAsia="Calibri" w:hAnsi="Times New Roman" w:cs="Times New Roman"/>
          <w:b/>
          <w:sz w:val="24"/>
          <w:szCs w:val="24"/>
          <w:lang w:val="en-US"/>
        </w:rPr>
      </w:pPr>
      <w:r w:rsidRPr="00B13D2D">
        <w:rPr>
          <w:rFonts w:ascii="Times New Roman" w:eastAsia="Calibri" w:hAnsi="Times New Roman" w:cs="Times New Roman"/>
          <w:sz w:val="24"/>
          <w:szCs w:val="24"/>
          <w:lang w:val="en-US"/>
        </w:rPr>
        <w:t>This is to certify that this research project titled: SOCIAL MEDIA AND PUBLIC HEALTH CAMPAIGNS IN LAGOS: A CASE OF VACCINATION PROGRAMS IN ALIMOSHO LG</w:t>
      </w:r>
    </w:p>
    <w:p w14:paraId="01CD52D7" w14:textId="2A6C0ACB" w:rsidR="00B13D2D" w:rsidRPr="00B13D2D" w:rsidRDefault="00B13D2D" w:rsidP="00B13D2D">
      <w:pPr>
        <w:spacing w:after="200" w:line="480" w:lineRule="auto"/>
        <w:jc w:val="both"/>
        <w:rPr>
          <w:rFonts w:ascii="Times New Roman" w:eastAsia="Calibri" w:hAnsi="Times New Roman" w:cs="Times New Roman"/>
          <w:sz w:val="24"/>
          <w:szCs w:val="24"/>
          <w:lang w:val="en-US"/>
        </w:rPr>
      </w:pPr>
      <w:r w:rsidRPr="00B13D2D">
        <w:rPr>
          <w:rFonts w:ascii="Times New Roman" w:eastAsia="Calibri" w:hAnsi="Times New Roman" w:cs="Times New Roman"/>
          <w:sz w:val="24"/>
          <w:szCs w:val="24"/>
          <w:lang w:val="en-US"/>
        </w:rPr>
        <w:t>as a study</w:t>
      </w:r>
      <w:r w:rsidRPr="00B13D2D">
        <w:rPr>
          <w:rFonts w:ascii="Times New Roman" w:eastAsia="Calibri" w:hAnsi="Times New Roman" w:cs="Times New Roman"/>
          <w:sz w:val="24"/>
          <w:szCs w:val="24"/>
          <w:lang w:val="en-GB"/>
        </w:rPr>
        <w:t xml:space="preserve"> </w:t>
      </w:r>
      <w:r w:rsidRPr="00B13D2D">
        <w:rPr>
          <w:rFonts w:ascii="Times New Roman" w:eastAsia="Calibri" w:hAnsi="Times New Roman" w:cs="Times New Roman"/>
          <w:sz w:val="24"/>
          <w:szCs w:val="24"/>
          <w:lang w:val="en-US"/>
        </w:rPr>
        <w:t xml:space="preserve">is written by </w:t>
      </w:r>
      <w:r w:rsidRPr="00B13D2D">
        <w:rPr>
          <w:rFonts w:ascii="Times New Roman" w:eastAsia="Calibri" w:hAnsi="Times New Roman" w:cs="Times New Roman"/>
          <w:bCs/>
          <w:sz w:val="24"/>
          <w:szCs w:val="24"/>
          <w:lang w:val="en-US"/>
        </w:rPr>
        <w:t>STANLEY CHIAMAKA FRANCESS</w:t>
      </w:r>
      <w:r w:rsidRPr="00B13D2D">
        <w:rPr>
          <w:rFonts w:ascii="Times New Roman" w:eastAsia="Calibri" w:hAnsi="Times New Roman" w:cs="Times New Roman"/>
          <w:b/>
          <w:bCs/>
          <w:sz w:val="24"/>
          <w:szCs w:val="24"/>
          <w:lang w:val="en-US"/>
        </w:rPr>
        <w:t xml:space="preserve"> </w:t>
      </w:r>
      <w:r w:rsidRPr="00B13D2D">
        <w:rPr>
          <w:rFonts w:ascii="Times New Roman" w:eastAsia="Calibri" w:hAnsi="Times New Roman" w:cs="Times New Roman"/>
          <w:sz w:val="24"/>
          <w:szCs w:val="24"/>
          <w:lang w:val="en-US"/>
        </w:rPr>
        <w:t xml:space="preserve">under my supervision. </w:t>
      </w:r>
    </w:p>
    <w:p w14:paraId="3CEFA1CD" w14:textId="77777777" w:rsidR="00B13D2D" w:rsidRPr="00B13D2D" w:rsidRDefault="00B13D2D" w:rsidP="00B13D2D">
      <w:pPr>
        <w:spacing w:after="200" w:line="480" w:lineRule="auto"/>
        <w:rPr>
          <w:rFonts w:ascii="Times New Roman" w:eastAsia="Calibri" w:hAnsi="Times New Roman" w:cs="Times New Roman"/>
          <w:color w:val="FF0000"/>
          <w:sz w:val="24"/>
          <w:szCs w:val="24"/>
          <w:lang w:val="yo-NG"/>
        </w:rPr>
      </w:pPr>
    </w:p>
    <w:p w14:paraId="501F08F2" w14:textId="77777777" w:rsidR="00B13D2D" w:rsidRPr="00B13D2D" w:rsidRDefault="00B13D2D" w:rsidP="00B13D2D">
      <w:pPr>
        <w:spacing w:after="200" w:line="480" w:lineRule="auto"/>
        <w:rPr>
          <w:rFonts w:ascii="Times New Roman" w:eastAsia="Calibri" w:hAnsi="Times New Roman" w:cs="Times New Roman"/>
          <w:sz w:val="24"/>
          <w:szCs w:val="24"/>
          <w:lang w:val="en-US"/>
        </w:rPr>
      </w:pPr>
    </w:p>
    <w:p w14:paraId="51A703BB" w14:textId="77777777" w:rsidR="00B13D2D" w:rsidRPr="00B13D2D" w:rsidRDefault="00B13D2D" w:rsidP="00B13D2D">
      <w:pPr>
        <w:spacing w:after="200" w:line="480" w:lineRule="auto"/>
        <w:rPr>
          <w:rFonts w:ascii="Times New Roman" w:eastAsia="Calibri" w:hAnsi="Times New Roman" w:cs="Times New Roman"/>
          <w:b/>
          <w:bCs/>
          <w:sz w:val="24"/>
          <w:szCs w:val="24"/>
          <w:lang w:val="en-US"/>
        </w:rPr>
      </w:pPr>
    </w:p>
    <w:p w14:paraId="0F46F248" w14:textId="77777777" w:rsidR="00B13D2D" w:rsidRPr="00B13D2D" w:rsidRDefault="00B13D2D" w:rsidP="00B13D2D">
      <w:pPr>
        <w:spacing w:after="0" w:line="480" w:lineRule="auto"/>
        <w:ind w:right="-144"/>
        <w:rPr>
          <w:rFonts w:ascii="Times New Roman" w:eastAsia="Calibri" w:hAnsi="Times New Roman" w:cs="Times New Roman"/>
          <w:b/>
          <w:bCs/>
          <w:sz w:val="24"/>
          <w:szCs w:val="24"/>
          <w:lang w:val="en-US"/>
        </w:rPr>
      </w:pPr>
    </w:p>
    <w:p w14:paraId="2FC9635D" w14:textId="77777777" w:rsidR="00B13D2D" w:rsidRPr="00B13D2D" w:rsidRDefault="00B13D2D" w:rsidP="00B13D2D">
      <w:pPr>
        <w:spacing w:after="0" w:line="480" w:lineRule="auto"/>
        <w:ind w:right="-144"/>
        <w:rPr>
          <w:rFonts w:ascii="Times New Roman" w:eastAsia="Calibri" w:hAnsi="Times New Roman" w:cs="Times New Roman"/>
          <w:b/>
          <w:bCs/>
          <w:sz w:val="24"/>
          <w:szCs w:val="24"/>
          <w:lang w:val="en-US"/>
        </w:rPr>
      </w:pPr>
      <w:r w:rsidRPr="00B13D2D">
        <w:rPr>
          <w:rFonts w:ascii="Times New Roman" w:eastAsia="Calibri" w:hAnsi="Times New Roman" w:cs="Times New Roman"/>
          <w:b/>
          <w:bCs/>
          <w:sz w:val="24"/>
          <w:szCs w:val="24"/>
          <w:lang w:val="en-US"/>
        </w:rPr>
        <w:t>……………………………                                                              …………………………</w:t>
      </w:r>
    </w:p>
    <w:p w14:paraId="5BF5AAE5" w14:textId="77777777" w:rsidR="00B13D2D" w:rsidRPr="00B13D2D" w:rsidRDefault="00B13D2D" w:rsidP="00B13D2D">
      <w:pPr>
        <w:spacing w:after="0" w:line="480" w:lineRule="auto"/>
        <w:ind w:right="-144"/>
        <w:rPr>
          <w:rFonts w:ascii="Times New Roman" w:eastAsia="Calibri" w:hAnsi="Times New Roman" w:cs="Times New Roman"/>
          <w:b/>
          <w:bCs/>
          <w:sz w:val="24"/>
          <w:szCs w:val="24"/>
          <w:lang w:val="en-US"/>
        </w:rPr>
      </w:pPr>
      <w:r w:rsidRPr="00B13D2D">
        <w:rPr>
          <w:rFonts w:ascii="Times New Roman" w:eastAsia="Calibri" w:hAnsi="Times New Roman" w:cs="Times New Roman"/>
          <w:b/>
          <w:bCs/>
          <w:sz w:val="24"/>
          <w:szCs w:val="24"/>
          <w:highlight w:val="yellow"/>
          <w:lang w:val="en-US"/>
        </w:rPr>
        <w:t>Dr. Bashiru</w:t>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t xml:space="preserve">         DATE</w:t>
      </w:r>
      <w:r w:rsidRPr="00B13D2D">
        <w:rPr>
          <w:rFonts w:ascii="Times New Roman" w:eastAsia="Calibri" w:hAnsi="Times New Roman" w:cs="Times New Roman"/>
          <w:b/>
          <w:bCs/>
          <w:sz w:val="24"/>
          <w:szCs w:val="24"/>
          <w:lang w:val="en-US"/>
        </w:rPr>
        <w:tab/>
      </w:r>
    </w:p>
    <w:p w14:paraId="7AA9F14C" w14:textId="77777777" w:rsidR="00B13D2D" w:rsidRPr="00B13D2D" w:rsidRDefault="00B13D2D" w:rsidP="00B13D2D">
      <w:pPr>
        <w:spacing w:after="0" w:line="480" w:lineRule="auto"/>
        <w:ind w:right="-144"/>
        <w:rPr>
          <w:rFonts w:ascii="Times New Roman" w:eastAsia="Calibri" w:hAnsi="Times New Roman" w:cs="Times New Roman"/>
          <w:b/>
          <w:bCs/>
          <w:sz w:val="24"/>
          <w:szCs w:val="24"/>
          <w:lang w:val="en-US"/>
        </w:rPr>
      </w:pPr>
      <w:r w:rsidRPr="00B13D2D">
        <w:rPr>
          <w:rFonts w:ascii="Times New Roman" w:eastAsia="Calibri" w:hAnsi="Times New Roman" w:cs="Times New Roman"/>
          <w:b/>
          <w:bCs/>
          <w:sz w:val="24"/>
          <w:szCs w:val="24"/>
          <w:lang w:val="en-US"/>
        </w:rPr>
        <w:t xml:space="preserve">(Supervisor)  </w:t>
      </w:r>
      <w:r w:rsidRPr="00B13D2D">
        <w:rPr>
          <w:rFonts w:ascii="Times New Roman" w:eastAsia="Calibri" w:hAnsi="Times New Roman" w:cs="Times New Roman"/>
          <w:sz w:val="24"/>
          <w:szCs w:val="24"/>
          <w:lang w:val="en-US"/>
        </w:rPr>
        <w:tab/>
      </w:r>
      <w:r w:rsidRPr="00B13D2D">
        <w:rPr>
          <w:rFonts w:ascii="Times New Roman" w:eastAsia="Calibri" w:hAnsi="Times New Roman" w:cs="Times New Roman"/>
          <w:sz w:val="24"/>
          <w:szCs w:val="24"/>
          <w:lang w:val="en-US"/>
        </w:rPr>
        <w:tab/>
      </w:r>
      <w:r w:rsidRPr="00B13D2D">
        <w:rPr>
          <w:rFonts w:ascii="Times New Roman" w:eastAsia="Calibri" w:hAnsi="Times New Roman" w:cs="Times New Roman"/>
          <w:sz w:val="24"/>
          <w:szCs w:val="24"/>
          <w:lang w:val="en-US"/>
        </w:rPr>
        <w:tab/>
      </w:r>
      <w:r w:rsidRPr="00B13D2D">
        <w:rPr>
          <w:rFonts w:ascii="Times New Roman" w:eastAsia="Calibri" w:hAnsi="Times New Roman" w:cs="Times New Roman"/>
          <w:sz w:val="24"/>
          <w:szCs w:val="24"/>
          <w:lang w:val="en-US"/>
        </w:rPr>
        <w:tab/>
      </w:r>
      <w:r w:rsidRPr="00B13D2D">
        <w:rPr>
          <w:rFonts w:ascii="Times New Roman" w:eastAsia="Calibri" w:hAnsi="Times New Roman" w:cs="Times New Roman"/>
          <w:sz w:val="24"/>
          <w:szCs w:val="24"/>
          <w:lang w:val="en-US"/>
        </w:rPr>
        <w:tab/>
      </w:r>
      <w:r w:rsidRPr="00B13D2D">
        <w:rPr>
          <w:rFonts w:ascii="Times New Roman" w:eastAsia="Calibri" w:hAnsi="Times New Roman" w:cs="Times New Roman"/>
          <w:sz w:val="24"/>
          <w:szCs w:val="24"/>
          <w:lang w:val="en-US"/>
        </w:rPr>
        <w:tab/>
      </w:r>
      <w:r w:rsidRPr="00B13D2D">
        <w:rPr>
          <w:rFonts w:ascii="Times New Roman" w:eastAsia="Calibri" w:hAnsi="Times New Roman" w:cs="Times New Roman"/>
          <w:sz w:val="24"/>
          <w:szCs w:val="24"/>
          <w:lang w:val="en-US"/>
        </w:rPr>
        <w:tab/>
      </w:r>
      <w:r w:rsidRPr="00B13D2D">
        <w:rPr>
          <w:rFonts w:ascii="Times New Roman" w:eastAsia="Calibri" w:hAnsi="Times New Roman" w:cs="Times New Roman"/>
          <w:sz w:val="24"/>
          <w:szCs w:val="24"/>
          <w:lang w:val="en-US"/>
        </w:rPr>
        <w:tab/>
      </w:r>
      <w:r w:rsidRPr="00B13D2D">
        <w:rPr>
          <w:rFonts w:ascii="Times New Roman" w:eastAsia="Calibri" w:hAnsi="Times New Roman" w:cs="Times New Roman"/>
          <w:sz w:val="24"/>
          <w:szCs w:val="24"/>
          <w:lang w:val="en-US"/>
        </w:rPr>
        <w:tab/>
      </w:r>
      <w:r w:rsidRPr="00B13D2D">
        <w:rPr>
          <w:rFonts w:ascii="Times New Roman" w:eastAsia="Calibri" w:hAnsi="Times New Roman" w:cs="Times New Roman"/>
          <w:sz w:val="24"/>
          <w:szCs w:val="24"/>
          <w:lang w:val="en-US"/>
        </w:rPr>
        <w:tab/>
      </w:r>
    </w:p>
    <w:p w14:paraId="649AF634" w14:textId="77777777" w:rsidR="00B13D2D" w:rsidRPr="00B13D2D" w:rsidRDefault="00B13D2D" w:rsidP="00B13D2D">
      <w:pPr>
        <w:spacing w:after="0" w:line="480" w:lineRule="auto"/>
        <w:ind w:right="-144"/>
        <w:rPr>
          <w:rFonts w:ascii="Times New Roman" w:eastAsia="Calibri" w:hAnsi="Times New Roman" w:cs="Times New Roman"/>
          <w:b/>
          <w:bCs/>
          <w:sz w:val="24"/>
          <w:szCs w:val="24"/>
          <w:lang w:val="en-US"/>
        </w:rPr>
      </w:pPr>
    </w:p>
    <w:p w14:paraId="27E42400" w14:textId="77777777" w:rsidR="00B13D2D" w:rsidRPr="00B13D2D" w:rsidRDefault="00B13D2D" w:rsidP="00B13D2D">
      <w:pPr>
        <w:spacing w:after="0" w:line="480" w:lineRule="auto"/>
        <w:ind w:right="-144"/>
        <w:rPr>
          <w:rFonts w:ascii="Times New Roman" w:eastAsia="Calibri" w:hAnsi="Times New Roman" w:cs="Times New Roman"/>
          <w:b/>
          <w:bCs/>
          <w:sz w:val="24"/>
          <w:szCs w:val="24"/>
          <w:lang w:val="en-US"/>
        </w:rPr>
      </w:pPr>
    </w:p>
    <w:p w14:paraId="7645D82F" w14:textId="77777777" w:rsidR="00B13D2D" w:rsidRPr="00B13D2D" w:rsidRDefault="00B13D2D" w:rsidP="00B13D2D">
      <w:pPr>
        <w:spacing w:after="0" w:line="480" w:lineRule="auto"/>
        <w:ind w:right="-144"/>
        <w:rPr>
          <w:rFonts w:ascii="Times New Roman" w:eastAsia="Calibri" w:hAnsi="Times New Roman" w:cs="Times New Roman"/>
          <w:b/>
          <w:bCs/>
          <w:sz w:val="24"/>
          <w:szCs w:val="24"/>
          <w:lang w:val="en-US"/>
        </w:rPr>
      </w:pPr>
      <w:r w:rsidRPr="00B13D2D">
        <w:rPr>
          <w:rFonts w:ascii="Times New Roman" w:eastAsia="Calibri" w:hAnsi="Times New Roman" w:cs="Times New Roman"/>
          <w:b/>
          <w:bCs/>
          <w:sz w:val="24"/>
          <w:szCs w:val="24"/>
          <w:lang w:val="en-US"/>
        </w:rPr>
        <w:t>…………………………….                                                              ………………………….</w:t>
      </w:r>
    </w:p>
    <w:p w14:paraId="70836826" w14:textId="77777777" w:rsidR="00B13D2D" w:rsidRPr="00B13D2D" w:rsidRDefault="00B13D2D" w:rsidP="00B13D2D">
      <w:pPr>
        <w:spacing w:after="0" w:line="480" w:lineRule="auto"/>
        <w:ind w:right="-144"/>
        <w:rPr>
          <w:rFonts w:ascii="Times New Roman" w:eastAsia="Calibri" w:hAnsi="Times New Roman" w:cs="Times New Roman"/>
          <w:b/>
          <w:bCs/>
          <w:sz w:val="24"/>
          <w:szCs w:val="24"/>
          <w:lang w:val="en-US"/>
        </w:rPr>
      </w:pPr>
      <w:r w:rsidRPr="00B13D2D">
        <w:rPr>
          <w:rFonts w:ascii="Times New Roman" w:eastAsia="Calibri" w:hAnsi="Times New Roman" w:cs="Times New Roman"/>
          <w:b/>
          <w:bCs/>
          <w:sz w:val="24"/>
          <w:szCs w:val="24"/>
          <w:highlight w:val="yellow"/>
          <w:lang w:val="en-US"/>
        </w:rPr>
        <w:t>Prof. S. O Akinleye</w:t>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t>DATE</w:t>
      </w:r>
      <w:r w:rsidRPr="00B13D2D">
        <w:rPr>
          <w:rFonts w:ascii="Times New Roman" w:eastAsia="Calibri" w:hAnsi="Times New Roman" w:cs="Times New Roman"/>
          <w:b/>
          <w:bCs/>
          <w:sz w:val="24"/>
          <w:szCs w:val="24"/>
          <w:lang w:val="en-US"/>
        </w:rPr>
        <w:tab/>
      </w:r>
    </w:p>
    <w:p w14:paraId="7C3F7B5A" w14:textId="77777777" w:rsidR="00B13D2D" w:rsidRPr="00B13D2D" w:rsidRDefault="00B13D2D" w:rsidP="00B13D2D">
      <w:pPr>
        <w:spacing w:after="0" w:line="480" w:lineRule="auto"/>
        <w:ind w:right="-144"/>
        <w:rPr>
          <w:rFonts w:ascii="Times New Roman" w:eastAsia="Calibri" w:hAnsi="Times New Roman" w:cs="Times New Roman"/>
          <w:sz w:val="24"/>
          <w:szCs w:val="24"/>
          <w:lang w:val="en-US"/>
        </w:rPr>
      </w:pPr>
      <w:r w:rsidRPr="00B13D2D">
        <w:rPr>
          <w:rFonts w:ascii="Times New Roman" w:eastAsia="Calibri" w:hAnsi="Times New Roman" w:cs="Times New Roman"/>
          <w:b/>
          <w:bCs/>
          <w:sz w:val="24"/>
          <w:szCs w:val="24"/>
          <w:lang w:val="en-US"/>
        </w:rPr>
        <w:t xml:space="preserve">(Head Of Department)       </w:t>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p>
    <w:p w14:paraId="2A6C2E26" w14:textId="77777777" w:rsidR="00B13D2D" w:rsidRPr="00B13D2D" w:rsidRDefault="00B13D2D" w:rsidP="00B13D2D">
      <w:pPr>
        <w:spacing w:after="200" w:line="480" w:lineRule="auto"/>
        <w:jc w:val="center"/>
        <w:rPr>
          <w:rFonts w:ascii="Times New Roman" w:eastAsia="Calibri" w:hAnsi="Times New Roman" w:cs="Times New Roman"/>
          <w:b/>
          <w:bCs/>
          <w:sz w:val="24"/>
          <w:szCs w:val="24"/>
          <w:lang w:val="en-US"/>
        </w:rPr>
      </w:pPr>
    </w:p>
    <w:p w14:paraId="1333246D" w14:textId="77777777" w:rsidR="00B13D2D" w:rsidRPr="00B13D2D" w:rsidRDefault="00B13D2D" w:rsidP="00B13D2D">
      <w:pPr>
        <w:spacing w:after="200" w:line="480" w:lineRule="auto"/>
        <w:jc w:val="center"/>
        <w:rPr>
          <w:rFonts w:ascii="Times New Roman" w:eastAsia="Calibri" w:hAnsi="Times New Roman" w:cs="Times New Roman"/>
          <w:b/>
          <w:bCs/>
          <w:sz w:val="24"/>
          <w:szCs w:val="24"/>
          <w:lang w:val="en-US"/>
        </w:rPr>
      </w:pPr>
    </w:p>
    <w:p w14:paraId="2C091B0D" w14:textId="77777777" w:rsidR="00B13D2D" w:rsidRPr="00B13D2D" w:rsidRDefault="00B13D2D" w:rsidP="00B13D2D">
      <w:pPr>
        <w:spacing w:after="200" w:line="480" w:lineRule="auto"/>
        <w:jc w:val="center"/>
        <w:rPr>
          <w:rFonts w:ascii="Times New Roman" w:eastAsia="Calibri" w:hAnsi="Times New Roman" w:cs="Times New Roman"/>
          <w:b/>
          <w:bCs/>
          <w:sz w:val="24"/>
          <w:szCs w:val="24"/>
          <w:lang w:val="en-US"/>
        </w:rPr>
      </w:pP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r w:rsidRPr="00B13D2D">
        <w:rPr>
          <w:rFonts w:ascii="Times New Roman" w:eastAsia="Calibri" w:hAnsi="Times New Roman" w:cs="Times New Roman"/>
          <w:b/>
          <w:bCs/>
          <w:sz w:val="24"/>
          <w:szCs w:val="24"/>
          <w:lang w:val="en-US"/>
        </w:rPr>
        <w:tab/>
      </w:r>
    </w:p>
    <w:p w14:paraId="12333CBF" w14:textId="77777777" w:rsidR="00B13D2D" w:rsidRPr="00B13D2D" w:rsidRDefault="00B13D2D" w:rsidP="00B13D2D">
      <w:pPr>
        <w:spacing w:after="200" w:line="480" w:lineRule="auto"/>
        <w:rPr>
          <w:rFonts w:ascii="Times New Roman" w:eastAsia="Calibri" w:hAnsi="Times New Roman" w:cs="Times New Roman"/>
          <w:b/>
          <w:bCs/>
          <w:sz w:val="28"/>
          <w:szCs w:val="28"/>
          <w:lang w:val="en-US"/>
        </w:rPr>
      </w:pPr>
    </w:p>
    <w:p w14:paraId="7F66B8FC" w14:textId="753F73B6" w:rsidR="00B13D2D" w:rsidRPr="00FC625D" w:rsidRDefault="00B13D2D" w:rsidP="00FC625D">
      <w:pPr>
        <w:spacing w:after="200" w:line="480" w:lineRule="auto"/>
        <w:jc w:val="center"/>
        <w:rPr>
          <w:rFonts w:ascii="Times New Roman" w:eastAsia="Calibri" w:hAnsi="Times New Roman" w:cs="Times New Roman"/>
          <w:b/>
          <w:bCs/>
          <w:sz w:val="28"/>
          <w:szCs w:val="28"/>
          <w:lang w:val="en-US"/>
        </w:rPr>
      </w:pPr>
      <w:r w:rsidRPr="00B13D2D">
        <w:rPr>
          <w:rFonts w:ascii="Times New Roman" w:eastAsia="Calibri" w:hAnsi="Times New Roman" w:cs="Times New Roman"/>
          <w:b/>
          <w:bCs/>
          <w:sz w:val="28"/>
          <w:szCs w:val="28"/>
          <w:lang w:val="en-US"/>
        </w:rPr>
        <w:lastRenderedPageBreak/>
        <w:t>DEDICATION</w:t>
      </w:r>
    </w:p>
    <w:p w14:paraId="22D398E7" w14:textId="3A109D37" w:rsidR="00B13D2D" w:rsidRPr="00B13D2D" w:rsidRDefault="00B13D2D" w:rsidP="00B13D2D">
      <w:pPr>
        <w:spacing w:after="200" w:line="480" w:lineRule="auto"/>
        <w:jc w:val="center"/>
        <w:rPr>
          <w:rFonts w:ascii="Times New Roman" w:eastAsia="Calibri" w:hAnsi="Times New Roman" w:cs="Times New Roman"/>
          <w:sz w:val="24"/>
          <w:szCs w:val="24"/>
          <w:lang w:val="en-US"/>
        </w:rPr>
      </w:pPr>
      <w:r w:rsidRPr="00B13D2D">
        <w:rPr>
          <w:rFonts w:ascii="Times New Roman" w:eastAsia="Calibri" w:hAnsi="Times New Roman" w:cs="Times New Roman"/>
          <w:bCs/>
          <w:sz w:val="24"/>
          <w:szCs w:val="24"/>
          <w:lang w:val="en-US"/>
        </w:rPr>
        <w:t>This research work is dedicated to God Almighty</w:t>
      </w:r>
      <w:r w:rsidR="00A514F2">
        <w:rPr>
          <w:rFonts w:ascii="Times New Roman" w:eastAsia="Calibri" w:hAnsi="Times New Roman" w:cs="Times New Roman"/>
          <w:bCs/>
          <w:sz w:val="24"/>
          <w:szCs w:val="24"/>
          <w:lang w:val="en-US"/>
        </w:rPr>
        <w:t>.</w:t>
      </w:r>
    </w:p>
    <w:p w14:paraId="2A9DAB6A" w14:textId="77777777" w:rsidR="00B13D2D" w:rsidRPr="00B13D2D" w:rsidRDefault="00B13D2D" w:rsidP="00B13D2D">
      <w:pPr>
        <w:spacing w:after="200" w:line="480" w:lineRule="auto"/>
        <w:jc w:val="both"/>
        <w:rPr>
          <w:rFonts w:ascii="Times New Roman" w:eastAsia="Calibri" w:hAnsi="Times New Roman" w:cs="Times New Roman"/>
          <w:sz w:val="24"/>
          <w:szCs w:val="24"/>
          <w:lang w:val="en-US"/>
        </w:rPr>
      </w:pPr>
    </w:p>
    <w:p w14:paraId="7DC5BEA5" w14:textId="77777777" w:rsidR="00B13D2D" w:rsidRPr="00B13D2D" w:rsidRDefault="00B13D2D" w:rsidP="00B13D2D">
      <w:pPr>
        <w:spacing w:after="200" w:line="480" w:lineRule="auto"/>
        <w:jc w:val="both"/>
        <w:rPr>
          <w:rFonts w:ascii="Times New Roman" w:eastAsia="Calibri" w:hAnsi="Times New Roman" w:cs="Times New Roman"/>
          <w:sz w:val="24"/>
          <w:szCs w:val="24"/>
          <w:lang w:val="en-US"/>
        </w:rPr>
      </w:pPr>
    </w:p>
    <w:p w14:paraId="262FC88A" w14:textId="77777777" w:rsidR="00B13D2D" w:rsidRPr="00B13D2D" w:rsidRDefault="00B13D2D" w:rsidP="00B13D2D">
      <w:pPr>
        <w:spacing w:after="200" w:line="480" w:lineRule="auto"/>
        <w:jc w:val="both"/>
        <w:rPr>
          <w:rFonts w:ascii="Times New Roman" w:eastAsia="Calibri" w:hAnsi="Times New Roman" w:cs="Times New Roman"/>
          <w:sz w:val="24"/>
          <w:szCs w:val="24"/>
          <w:lang w:val="en-US"/>
        </w:rPr>
      </w:pPr>
    </w:p>
    <w:p w14:paraId="122D0EB5" w14:textId="77777777" w:rsidR="00B13D2D" w:rsidRPr="00B13D2D" w:rsidRDefault="00B13D2D" w:rsidP="00B13D2D">
      <w:pPr>
        <w:spacing w:after="200" w:line="480" w:lineRule="auto"/>
        <w:jc w:val="both"/>
        <w:rPr>
          <w:rFonts w:ascii="Times New Roman" w:eastAsia="Calibri" w:hAnsi="Times New Roman" w:cs="Times New Roman"/>
          <w:sz w:val="24"/>
          <w:szCs w:val="24"/>
          <w:lang w:val="en-US"/>
        </w:rPr>
      </w:pPr>
    </w:p>
    <w:p w14:paraId="6599EE8C" w14:textId="77777777" w:rsidR="00B13D2D" w:rsidRPr="00B13D2D" w:rsidRDefault="00B13D2D" w:rsidP="00B13D2D">
      <w:pPr>
        <w:spacing w:after="200" w:line="480" w:lineRule="auto"/>
        <w:jc w:val="both"/>
        <w:rPr>
          <w:rFonts w:ascii="Times New Roman" w:eastAsia="Calibri" w:hAnsi="Times New Roman" w:cs="Times New Roman"/>
          <w:sz w:val="24"/>
          <w:szCs w:val="24"/>
          <w:lang w:val="en-US"/>
        </w:rPr>
      </w:pPr>
    </w:p>
    <w:p w14:paraId="5D6164EC" w14:textId="77777777" w:rsidR="00B13D2D" w:rsidRPr="00B13D2D" w:rsidRDefault="00B13D2D" w:rsidP="00B13D2D">
      <w:pPr>
        <w:spacing w:after="200" w:line="480" w:lineRule="auto"/>
        <w:jc w:val="both"/>
        <w:rPr>
          <w:rFonts w:ascii="Times New Roman" w:eastAsia="Calibri" w:hAnsi="Times New Roman" w:cs="Times New Roman"/>
          <w:sz w:val="24"/>
          <w:szCs w:val="24"/>
          <w:lang w:val="en-US"/>
        </w:rPr>
      </w:pPr>
    </w:p>
    <w:p w14:paraId="7C69996F" w14:textId="77777777" w:rsidR="00B13D2D" w:rsidRPr="00B13D2D" w:rsidRDefault="00B13D2D" w:rsidP="00B13D2D">
      <w:pPr>
        <w:spacing w:after="200" w:line="480" w:lineRule="auto"/>
        <w:jc w:val="both"/>
        <w:rPr>
          <w:rFonts w:ascii="Times New Roman" w:eastAsia="Calibri" w:hAnsi="Times New Roman" w:cs="Times New Roman"/>
          <w:sz w:val="24"/>
          <w:szCs w:val="24"/>
          <w:lang w:val="en-US"/>
        </w:rPr>
      </w:pPr>
    </w:p>
    <w:p w14:paraId="7A302025" w14:textId="77777777" w:rsidR="00B13D2D" w:rsidRPr="00B13D2D" w:rsidRDefault="00B13D2D" w:rsidP="00B13D2D">
      <w:pPr>
        <w:spacing w:after="200" w:line="480" w:lineRule="auto"/>
        <w:jc w:val="center"/>
        <w:rPr>
          <w:rFonts w:ascii="Times New Roman" w:eastAsia="Calibri" w:hAnsi="Times New Roman" w:cs="Times New Roman"/>
          <w:b/>
          <w:bCs/>
          <w:sz w:val="24"/>
          <w:szCs w:val="24"/>
          <w:lang w:val="en-US"/>
        </w:rPr>
      </w:pPr>
    </w:p>
    <w:p w14:paraId="234E3024" w14:textId="77777777" w:rsidR="00B13D2D" w:rsidRPr="00B13D2D" w:rsidRDefault="00B13D2D" w:rsidP="00B13D2D">
      <w:pPr>
        <w:spacing w:after="200" w:line="480" w:lineRule="auto"/>
        <w:jc w:val="center"/>
        <w:rPr>
          <w:rFonts w:ascii="Times New Roman" w:eastAsia="Calibri" w:hAnsi="Times New Roman" w:cs="Times New Roman"/>
          <w:b/>
          <w:bCs/>
          <w:sz w:val="24"/>
          <w:szCs w:val="24"/>
          <w:lang w:val="en-US"/>
        </w:rPr>
      </w:pPr>
    </w:p>
    <w:p w14:paraId="0999A2EF" w14:textId="77777777" w:rsidR="00B13D2D" w:rsidRPr="00B13D2D" w:rsidRDefault="00B13D2D" w:rsidP="00B13D2D">
      <w:pPr>
        <w:spacing w:after="200" w:line="480" w:lineRule="auto"/>
        <w:jc w:val="center"/>
        <w:rPr>
          <w:rFonts w:ascii="Times New Roman" w:eastAsia="Calibri" w:hAnsi="Times New Roman" w:cs="Times New Roman"/>
          <w:b/>
          <w:bCs/>
          <w:sz w:val="24"/>
          <w:szCs w:val="24"/>
          <w:lang w:val="en-US"/>
        </w:rPr>
      </w:pPr>
    </w:p>
    <w:p w14:paraId="660C53BC" w14:textId="77777777" w:rsidR="00B13D2D" w:rsidRPr="00B13D2D" w:rsidRDefault="00B13D2D" w:rsidP="00B13D2D">
      <w:pPr>
        <w:spacing w:after="200" w:line="480" w:lineRule="auto"/>
        <w:jc w:val="center"/>
        <w:rPr>
          <w:rFonts w:ascii="Times New Roman" w:eastAsia="Calibri" w:hAnsi="Times New Roman" w:cs="Times New Roman"/>
          <w:b/>
          <w:bCs/>
          <w:sz w:val="24"/>
          <w:szCs w:val="24"/>
          <w:lang w:val="en-US"/>
        </w:rPr>
      </w:pPr>
    </w:p>
    <w:p w14:paraId="01F533E2" w14:textId="77777777" w:rsidR="00B13D2D" w:rsidRPr="00B13D2D" w:rsidRDefault="00B13D2D" w:rsidP="00B13D2D">
      <w:pPr>
        <w:spacing w:after="200" w:line="480" w:lineRule="auto"/>
        <w:jc w:val="center"/>
        <w:rPr>
          <w:rFonts w:ascii="Times New Roman" w:eastAsia="Calibri" w:hAnsi="Times New Roman" w:cs="Times New Roman"/>
          <w:b/>
          <w:bCs/>
          <w:sz w:val="24"/>
          <w:szCs w:val="24"/>
          <w:lang w:val="en-US"/>
        </w:rPr>
      </w:pPr>
    </w:p>
    <w:p w14:paraId="36D41DC0" w14:textId="77777777" w:rsidR="00B13D2D" w:rsidRPr="00B13D2D" w:rsidRDefault="00B13D2D" w:rsidP="00B13D2D">
      <w:pPr>
        <w:spacing w:after="200" w:line="480" w:lineRule="auto"/>
        <w:jc w:val="center"/>
        <w:rPr>
          <w:rFonts w:ascii="Times New Roman" w:eastAsia="Calibri" w:hAnsi="Times New Roman" w:cs="Times New Roman"/>
          <w:b/>
          <w:bCs/>
          <w:sz w:val="24"/>
          <w:szCs w:val="24"/>
          <w:lang w:val="en-US"/>
        </w:rPr>
      </w:pPr>
    </w:p>
    <w:p w14:paraId="02860E85" w14:textId="77777777" w:rsidR="00B13D2D" w:rsidRPr="00B13D2D" w:rsidRDefault="00B13D2D" w:rsidP="00B13D2D">
      <w:pPr>
        <w:spacing w:after="200" w:line="480" w:lineRule="auto"/>
        <w:rPr>
          <w:rFonts w:ascii="Times New Roman" w:eastAsia="Calibri" w:hAnsi="Times New Roman" w:cs="Times New Roman"/>
          <w:b/>
          <w:bCs/>
          <w:sz w:val="24"/>
          <w:szCs w:val="24"/>
          <w:lang w:val="en-US"/>
        </w:rPr>
      </w:pPr>
    </w:p>
    <w:p w14:paraId="6BE7BE89" w14:textId="77777777" w:rsidR="00B13D2D" w:rsidRPr="00B13D2D" w:rsidRDefault="00B13D2D" w:rsidP="00B13D2D">
      <w:pPr>
        <w:spacing w:after="200" w:line="480" w:lineRule="auto"/>
        <w:rPr>
          <w:rFonts w:ascii="Times New Roman" w:eastAsia="Calibri" w:hAnsi="Times New Roman" w:cs="Times New Roman"/>
          <w:b/>
          <w:bCs/>
          <w:sz w:val="24"/>
          <w:szCs w:val="24"/>
          <w:lang w:val="en-US"/>
        </w:rPr>
      </w:pPr>
    </w:p>
    <w:p w14:paraId="7410D39E" w14:textId="77777777" w:rsidR="008C4EF0" w:rsidRDefault="008C4EF0" w:rsidP="00B13D2D">
      <w:pPr>
        <w:spacing w:after="200" w:line="480" w:lineRule="auto"/>
        <w:jc w:val="center"/>
        <w:rPr>
          <w:rFonts w:ascii="Times New Roman" w:eastAsia="Calibri" w:hAnsi="Times New Roman" w:cs="Times New Roman"/>
          <w:b/>
          <w:bCs/>
          <w:sz w:val="28"/>
          <w:szCs w:val="28"/>
          <w:lang w:val="en-US"/>
        </w:rPr>
      </w:pPr>
    </w:p>
    <w:p w14:paraId="34856CC8" w14:textId="5D53D4A0" w:rsidR="00B13D2D" w:rsidRPr="00B13D2D" w:rsidRDefault="00B13D2D" w:rsidP="00B13D2D">
      <w:pPr>
        <w:spacing w:after="200" w:line="480" w:lineRule="auto"/>
        <w:jc w:val="center"/>
        <w:rPr>
          <w:rFonts w:ascii="Times New Roman" w:eastAsia="Calibri" w:hAnsi="Times New Roman" w:cs="Times New Roman"/>
          <w:sz w:val="28"/>
          <w:szCs w:val="28"/>
          <w:lang w:val="en-US"/>
        </w:rPr>
      </w:pPr>
      <w:r w:rsidRPr="00B13D2D">
        <w:rPr>
          <w:rFonts w:ascii="Times New Roman" w:eastAsia="Calibri" w:hAnsi="Times New Roman" w:cs="Times New Roman"/>
          <w:b/>
          <w:bCs/>
          <w:sz w:val="28"/>
          <w:szCs w:val="28"/>
          <w:lang w:val="en-US"/>
        </w:rPr>
        <w:lastRenderedPageBreak/>
        <w:t>ACKNOWLEDGEMENT</w:t>
      </w:r>
    </w:p>
    <w:p w14:paraId="7DAB0B7F" w14:textId="571C9B20" w:rsidR="00B13D2D" w:rsidRPr="00A514F2" w:rsidRDefault="00B13D2D" w:rsidP="00B13D2D">
      <w:pPr>
        <w:spacing w:after="200" w:line="360" w:lineRule="auto"/>
        <w:jc w:val="both"/>
        <w:rPr>
          <w:rFonts w:ascii="Times New Roman" w:eastAsia="Calibri" w:hAnsi="Times New Roman" w:cs="Times New Roman"/>
          <w:sz w:val="24"/>
          <w:szCs w:val="24"/>
          <w:lang w:val="en-US"/>
        </w:rPr>
      </w:pPr>
      <w:r w:rsidRPr="00A514F2">
        <w:rPr>
          <w:rFonts w:ascii="Times New Roman" w:eastAsia="Calibri" w:hAnsi="Times New Roman" w:cs="Times New Roman"/>
          <w:sz w:val="24"/>
          <w:szCs w:val="24"/>
          <w:lang w:val="en-US"/>
        </w:rPr>
        <w:t>I would like to express my gratitude to God almighty, the embodiment of all wisdom, knowledge, understanding and grace for me to write this project and complete my bachelor of science (</w:t>
      </w:r>
      <w:proofErr w:type="spellStart"/>
      <w:proofErr w:type="gramStart"/>
      <w:r w:rsidRPr="00A514F2">
        <w:rPr>
          <w:rFonts w:ascii="Times New Roman" w:eastAsia="Calibri" w:hAnsi="Times New Roman" w:cs="Times New Roman"/>
          <w:sz w:val="24"/>
          <w:szCs w:val="24"/>
          <w:lang w:val="en-US"/>
        </w:rPr>
        <w:t>B.Sc</w:t>
      </w:r>
      <w:proofErr w:type="spellEnd"/>
      <w:proofErr w:type="gramEnd"/>
      <w:r w:rsidRPr="00A514F2">
        <w:rPr>
          <w:rFonts w:ascii="Times New Roman" w:eastAsia="Calibri" w:hAnsi="Times New Roman" w:cs="Times New Roman"/>
          <w:sz w:val="24"/>
          <w:szCs w:val="24"/>
          <w:lang w:val="en-US"/>
        </w:rPr>
        <w:t>) degree program successfully.</w:t>
      </w:r>
    </w:p>
    <w:p w14:paraId="25E4F4FC" w14:textId="77777777" w:rsidR="00B13D2D" w:rsidRPr="00A514F2" w:rsidRDefault="00B13D2D" w:rsidP="00B13D2D">
      <w:pPr>
        <w:spacing w:after="200" w:line="360" w:lineRule="auto"/>
        <w:jc w:val="both"/>
        <w:rPr>
          <w:rFonts w:ascii="Times New Roman" w:eastAsia="Calibri" w:hAnsi="Times New Roman" w:cs="Times New Roman"/>
          <w:sz w:val="24"/>
          <w:szCs w:val="24"/>
          <w:lang w:val="en-US"/>
        </w:rPr>
      </w:pPr>
      <w:r w:rsidRPr="00A514F2">
        <w:rPr>
          <w:rFonts w:ascii="Times New Roman" w:eastAsia="Calibri" w:hAnsi="Times New Roman" w:cs="Times New Roman"/>
          <w:sz w:val="24"/>
          <w:szCs w:val="24"/>
          <w:lang w:val="en-US"/>
        </w:rPr>
        <w:t xml:space="preserve">I would like to thank my supervisor, Dr </w:t>
      </w:r>
      <w:proofErr w:type="gramStart"/>
      <w:r w:rsidRPr="00A514F2">
        <w:rPr>
          <w:rFonts w:ascii="Times New Roman" w:eastAsia="Calibri" w:hAnsi="Times New Roman" w:cs="Times New Roman"/>
          <w:sz w:val="24"/>
          <w:szCs w:val="24"/>
          <w:lang w:val="en-US"/>
        </w:rPr>
        <w:t>Bashiru  for</w:t>
      </w:r>
      <w:proofErr w:type="gramEnd"/>
      <w:r w:rsidRPr="00A514F2">
        <w:rPr>
          <w:rFonts w:ascii="Times New Roman" w:eastAsia="Calibri" w:hAnsi="Times New Roman" w:cs="Times New Roman"/>
          <w:sz w:val="24"/>
          <w:szCs w:val="24"/>
          <w:lang w:val="en-US"/>
        </w:rPr>
        <w:t xml:space="preserve"> his guidance, contribution and suggestion towards the accomplishment of this project.</w:t>
      </w:r>
    </w:p>
    <w:p w14:paraId="5B97261C" w14:textId="5C54BE2D" w:rsidR="00B13D2D" w:rsidRPr="00A514F2" w:rsidRDefault="00B13D2D" w:rsidP="00B13D2D">
      <w:pPr>
        <w:spacing w:after="200" w:line="360" w:lineRule="auto"/>
        <w:jc w:val="both"/>
        <w:rPr>
          <w:rFonts w:ascii="Times New Roman" w:eastAsia="Calibri" w:hAnsi="Times New Roman" w:cs="Times New Roman"/>
          <w:sz w:val="24"/>
          <w:szCs w:val="24"/>
          <w:lang w:val="en-US"/>
        </w:rPr>
      </w:pPr>
      <w:r w:rsidRPr="00A514F2">
        <w:rPr>
          <w:rFonts w:ascii="Times New Roman" w:eastAsia="Calibri" w:hAnsi="Times New Roman" w:cs="Times New Roman"/>
          <w:sz w:val="24"/>
          <w:szCs w:val="24"/>
          <w:lang w:val="en-US"/>
        </w:rPr>
        <w:t xml:space="preserve">I would like to appreciate my course adviser </w:t>
      </w:r>
      <w:proofErr w:type="spellStart"/>
      <w:r w:rsidR="00A514F2">
        <w:rPr>
          <w:rFonts w:ascii="Times New Roman" w:eastAsia="Calibri" w:hAnsi="Times New Roman" w:cs="Times New Roman"/>
          <w:sz w:val="24"/>
          <w:szCs w:val="24"/>
          <w:lang w:val="en-US"/>
        </w:rPr>
        <w:t>Mr</w:t>
      </w:r>
      <w:proofErr w:type="spellEnd"/>
      <w:r w:rsidR="00A514F2">
        <w:rPr>
          <w:rFonts w:ascii="Times New Roman" w:eastAsia="Calibri" w:hAnsi="Times New Roman" w:cs="Times New Roman"/>
          <w:sz w:val="24"/>
          <w:szCs w:val="24"/>
          <w:lang w:val="en-US"/>
        </w:rPr>
        <w:t xml:space="preserve"> Kehinde Adegbite </w:t>
      </w:r>
      <w:r w:rsidRPr="00A514F2">
        <w:rPr>
          <w:rFonts w:ascii="Times New Roman" w:eastAsia="Calibri" w:hAnsi="Times New Roman" w:cs="Times New Roman"/>
          <w:sz w:val="24"/>
          <w:szCs w:val="24"/>
          <w:lang w:val="en-US"/>
        </w:rPr>
        <w:t>and all lecturers at the Distance Learning Institute; University of Lagos. My sincere appreciation for their unwavering support towards the successful completion of this programme.</w:t>
      </w:r>
    </w:p>
    <w:p w14:paraId="509DF3B6" w14:textId="7D4EC167" w:rsidR="00B13D2D" w:rsidRPr="00A514F2" w:rsidRDefault="00B13D2D" w:rsidP="00B13D2D">
      <w:pPr>
        <w:spacing w:after="200" w:line="360" w:lineRule="auto"/>
        <w:jc w:val="both"/>
        <w:rPr>
          <w:rFonts w:ascii="Times New Roman" w:eastAsia="Calibri" w:hAnsi="Times New Roman" w:cs="Times New Roman"/>
          <w:sz w:val="24"/>
          <w:szCs w:val="24"/>
          <w:lang w:val="en-US"/>
        </w:rPr>
      </w:pPr>
      <w:r w:rsidRPr="00A514F2">
        <w:rPr>
          <w:rFonts w:ascii="Times New Roman" w:eastAsia="Calibri" w:hAnsi="Times New Roman" w:cs="Times New Roman"/>
          <w:sz w:val="24"/>
          <w:szCs w:val="24"/>
          <w:lang w:val="en-US"/>
        </w:rPr>
        <w:t xml:space="preserve">My sincere appreciation goes to sisters for their support morally and financially I say Thank you.  I also want to express my sincere appreciation to my wonderful parents my father and my precious mother she had been supporting me with prayers from the very first day of this program I say thank you. </w:t>
      </w:r>
    </w:p>
    <w:p w14:paraId="569B6A67" w14:textId="77777777" w:rsidR="00B13D2D" w:rsidRPr="00B13D2D" w:rsidRDefault="00B13D2D" w:rsidP="00B13D2D">
      <w:pPr>
        <w:spacing w:after="200" w:line="360" w:lineRule="auto"/>
        <w:jc w:val="both"/>
        <w:rPr>
          <w:rFonts w:ascii="Times New Roman" w:eastAsia="Calibri" w:hAnsi="Times New Roman" w:cs="Times New Roman"/>
          <w:sz w:val="24"/>
          <w:szCs w:val="24"/>
          <w:lang w:val="en-US"/>
        </w:rPr>
      </w:pPr>
      <w:r w:rsidRPr="00A514F2">
        <w:rPr>
          <w:rFonts w:ascii="Times New Roman" w:eastAsia="Calibri" w:hAnsi="Times New Roman" w:cs="Times New Roman"/>
          <w:sz w:val="24"/>
          <w:szCs w:val="24"/>
          <w:lang w:val="en-US"/>
        </w:rPr>
        <w:t>And my sincere appreciation also goes to my friends in DLI, I say thank you. God bless you all.</w:t>
      </w:r>
    </w:p>
    <w:p w14:paraId="234DD0BB" w14:textId="77777777" w:rsidR="00B13D2D" w:rsidRPr="00B13D2D" w:rsidRDefault="00B13D2D" w:rsidP="00B13D2D">
      <w:pPr>
        <w:spacing w:after="200" w:line="360" w:lineRule="auto"/>
        <w:jc w:val="both"/>
        <w:rPr>
          <w:rFonts w:ascii="Times New Roman" w:eastAsia="Calibri" w:hAnsi="Times New Roman" w:cs="Times New Roman"/>
          <w:sz w:val="24"/>
          <w:szCs w:val="24"/>
          <w:lang w:val="en-US"/>
        </w:rPr>
      </w:pPr>
    </w:p>
    <w:p w14:paraId="7B4D4B34" w14:textId="77777777" w:rsidR="00B13D2D" w:rsidRPr="00B13D2D" w:rsidRDefault="00B13D2D" w:rsidP="00B13D2D">
      <w:pPr>
        <w:spacing w:after="200" w:line="276" w:lineRule="auto"/>
        <w:rPr>
          <w:rFonts w:ascii="Calibri" w:eastAsia="Calibri" w:hAnsi="Calibri" w:cs="Times New Roman"/>
          <w:lang w:val="en-US"/>
        </w:rPr>
      </w:pPr>
    </w:p>
    <w:p w14:paraId="5F4B0FB6" w14:textId="77777777" w:rsidR="00B13D2D" w:rsidRPr="00B13D2D" w:rsidRDefault="00B13D2D" w:rsidP="00B13D2D">
      <w:pPr>
        <w:spacing w:after="200" w:line="276" w:lineRule="auto"/>
        <w:rPr>
          <w:rFonts w:ascii="Calibri" w:eastAsia="Calibri" w:hAnsi="Calibri" w:cs="Times New Roman"/>
          <w:lang w:val="en-US"/>
        </w:rPr>
      </w:pPr>
    </w:p>
    <w:p w14:paraId="5DA6A2D7" w14:textId="77777777" w:rsidR="00B13D2D" w:rsidRPr="00B13D2D" w:rsidRDefault="00B13D2D" w:rsidP="00B13D2D">
      <w:pPr>
        <w:spacing w:after="200" w:line="276" w:lineRule="auto"/>
        <w:rPr>
          <w:rFonts w:ascii="Calibri" w:eastAsia="Calibri" w:hAnsi="Calibri" w:cs="Times New Roman"/>
          <w:lang w:val="en-US"/>
        </w:rPr>
      </w:pPr>
    </w:p>
    <w:p w14:paraId="5CC1F742" w14:textId="77777777" w:rsidR="00B13D2D" w:rsidRPr="00B13D2D" w:rsidRDefault="00B13D2D" w:rsidP="00B13D2D">
      <w:pPr>
        <w:spacing w:after="200" w:line="276" w:lineRule="auto"/>
        <w:rPr>
          <w:rFonts w:ascii="Calibri" w:eastAsia="Calibri" w:hAnsi="Calibri" w:cs="Times New Roman"/>
          <w:lang w:val="en-US"/>
        </w:rPr>
      </w:pPr>
    </w:p>
    <w:p w14:paraId="1A5C66AA" w14:textId="552B8DB0" w:rsidR="00BA0661" w:rsidRDefault="00BA0661" w:rsidP="00B10522">
      <w:pPr>
        <w:spacing w:after="0" w:line="276" w:lineRule="auto"/>
        <w:jc w:val="center"/>
        <w:rPr>
          <w:rFonts w:ascii="Times New Roman" w:hAnsi="Times New Roman" w:cs="Times New Roman"/>
          <w:b/>
          <w:color w:val="000000" w:themeColor="text1"/>
          <w:sz w:val="24"/>
          <w:szCs w:val="24"/>
          <w:lang w:val="en-US"/>
        </w:rPr>
      </w:pPr>
    </w:p>
    <w:p w14:paraId="02E77C99" w14:textId="05A39D07" w:rsidR="00B13D2D" w:rsidRDefault="00B13D2D" w:rsidP="00B10522">
      <w:pPr>
        <w:spacing w:after="0" w:line="276" w:lineRule="auto"/>
        <w:jc w:val="center"/>
        <w:rPr>
          <w:rFonts w:ascii="Times New Roman" w:hAnsi="Times New Roman" w:cs="Times New Roman"/>
          <w:b/>
          <w:color w:val="000000" w:themeColor="text1"/>
          <w:sz w:val="24"/>
          <w:szCs w:val="24"/>
          <w:lang w:val="en-US"/>
        </w:rPr>
      </w:pPr>
    </w:p>
    <w:p w14:paraId="70CBC5CC" w14:textId="5470130B" w:rsidR="00B13D2D" w:rsidRDefault="00B13D2D" w:rsidP="00B10522">
      <w:pPr>
        <w:spacing w:after="0" w:line="276" w:lineRule="auto"/>
        <w:jc w:val="center"/>
        <w:rPr>
          <w:rFonts w:ascii="Times New Roman" w:hAnsi="Times New Roman" w:cs="Times New Roman"/>
          <w:b/>
          <w:color w:val="000000" w:themeColor="text1"/>
          <w:sz w:val="24"/>
          <w:szCs w:val="24"/>
          <w:lang w:val="en-US"/>
        </w:rPr>
      </w:pPr>
    </w:p>
    <w:p w14:paraId="6A9765EF" w14:textId="4D2E72F7" w:rsidR="00B13D2D" w:rsidRDefault="00B13D2D" w:rsidP="00B10522">
      <w:pPr>
        <w:spacing w:after="0" w:line="276" w:lineRule="auto"/>
        <w:jc w:val="center"/>
        <w:rPr>
          <w:rFonts w:ascii="Times New Roman" w:hAnsi="Times New Roman" w:cs="Times New Roman"/>
          <w:b/>
          <w:color w:val="000000" w:themeColor="text1"/>
          <w:sz w:val="24"/>
          <w:szCs w:val="24"/>
          <w:lang w:val="en-US"/>
        </w:rPr>
      </w:pPr>
    </w:p>
    <w:p w14:paraId="09FD5237" w14:textId="5647AB58" w:rsidR="00B13D2D" w:rsidRDefault="00B13D2D" w:rsidP="00B10522">
      <w:pPr>
        <w:spacing w:after="0" w:line="276" w:lineRule="auto"/>
        <w:jc w:val="center"/>
        <w:rPr>
          <w:rFonts w:ascii="Times New Roman" w:hAnsi="Times New Roman" w:cs="Times New Roman"/>
          <w:b/>
          <w:color w:val="000000" w:themeColor="text1"/>
          <w:sz w:val="24"/>
          <w:szCs w:val="24"/>
          <w:lang w:val="en-US"/>
        </w:rPr>
      </w:pPr>
    </w:p>
    <w:p w14:paraId="168544FC" w14:textId="11B42E3F" w:rsidR="00B13D2D" w:rsidRDefault="00B13D2D" w:rsidP="00B10522">
      <w:pPr>
        <w:spacing w:after="0" w:line="276" w:lineRule="auto"/>
        <w:jc w:val="center"/>
        <w:rPr>
          <w:rFonts w:ascii="Times New Roman" w:hAnsi="Times New Roman" w:cs="Times New Roman"/>
          <w:b/>
          <w:color w:val="000000" w:themeColor="text1"/>
          <w:sz w:val="24"/>
          <w:szCs w:val="24"/>
          <w:lang w:val="en-US"/>
        </w:rPr>
      </w:pPr>
    </w:p>
    <w:p w14:paraId="485EF14A" w14:textId="7D5B8BE1" w:rsidR="00B13D2D" w:rsidRDefault="00B13D2D" w:rsidP="00B10522">
      <w:pPr>
        <w:spacing w:after="0" w:line="276" w:lineRule="auto"/>
        <w:jc w:val="center"/>
        <w:rPr>
          <w:rFonts w:ascii="Times New Roman" w:hAnsi="Times New Roman" w:cs="Times New Roman"/>
          <w:b/>
          <w:color w:val="000000" w:themeColor="text1"/>
          <w:sz w:val="24"/>
          <w:szCs w:val="24"/>
          <w:lang w:val="en-US"/>
        </w:rPr>
      </w:pPr>
    </w:p>
    <w:p w14:paraId="3C123B70" w14:textId="227F058A" w:rsidR="00B13D2D" w:rsidRDefault="00B13D2D" w:rsidP="00B10522">
      <w:pPr>
        <w:spacing w:after="0" w:line="276" w:lineRule="auto"/>
        <w:jc w:val="center"/>
        <w:rPr>
          <w:rFonts w:ascii="Times New Roman" w:hAnsi="Times New Roman" w:cs="Times New Roman"/>
          <w:b/>
          <w:color w:val="000000" w:themeColor="text1"/>
          <w:sz w:val="24"/>
          <w:szCs w:val="24"/>
          <w:lang w:val="en-US"/>
        </w:rPr>
      </w:pPr>
    </w:p>
    <w:p w14:paraId="6D2E3D9D" w14:textId="449337E7" w:rsidR="008140B8" w:rsidRDefault="008140B8" w:rsidP="00B10522">
      <w:pPr>
        <w:spacing w:after="0" w:line="276" w:lineRule="auto"/>
        <w:jc w:val="center"/>
        <w:rPr>
          <w:rFonts w:ascii="Times New Roman" w:hAnsi="Times New Roman" w:cs="Times New Roman"/>
          <w:b/>
          <w:color w:val="000000" w:themeColor="text1"/>
          <w:sz w:val="24"/>
          <w:szCs w:val="24"/>
          <w:lang w:val="en-US"/>
        </w:rPr>
      </w:pPr>
    </w:p>
    <w:p w14:paraId="5ED47B26" w14:textId="18853FAB" w:rsidR="008C4EF0" w:rsidRDefault="008C4EF0" w:rsidP="00B10522">
      <w:pPr>
        <w:spacing w:after="0" w:line="276" w:lineRule="auto"/>
        <w:jc w:val="center"/>
        <w:rPr>
          <w:rFonts w:ascii="Times New Roman" w:hAnsi="Times New Roman" w:cs="Times New Roman"/>
          <w:b/>
          <w:color w:val="000000" w:themeColor="text1"/>
          <w:sz w:val="24"/>
          <w:szCs w:val="24"/>
          <w:lang w:val="en-US"/>
        </w:rPr>
      </w:pPr>
    </w:p>
    <w:p w14:paraId="4AE834F3" w14:textId="77777777" w:rsidR="008C4EF0" w:rsidRDefault="008C4EF0" w:rsidP="00B10522">
      <w:pPr>
        <w:spacing w:after="0" w:line="276" w:lineRule="auto"/>
        <w:jc w:val="center"/>
        <w:rPr>
          <w:rFonts w:ascii="Times New Roman" w:hAnsi="Times New Roman" w:cs="Times New Roman"/>
          <w:b/>
          <w:color w:val="000000" w:themeColor="text1"/>
          <w:sz w:val="24"/>
          <w:szCs w:val="24"/>
          <w:lang w:val="en-US"/>
        </w:rPr>
      </w:pPr>
    </w:p>
    <w:p w14:paraId="41AC422A" w14:textId="1B7F1050" w:rsidR="008140B8" w:rsidRPr="0051447E" w:rsidRDefault="008140B8" w:rsidP="0051447E">
      <w:pPr>
        <w:spacing w:after="0" w:line="276" w:lineRule="auto"/>
        <w:jc w:val="center"/>
        <w:rPr>
          <w:rFonts w:ascii="Times New Roman" w:hAnsi="Times New Roman" w:cs="Times New Roman"/>
          <w:i/>
          <w:color w:val="000000" w:themeColor="text1"/>
          <w:sz w:val="24"/>
          <w:szCs w:val="24"/>
          <w:lang w:val="en-US"/>
        </w:rPr>
      </w:pPr>
      <w:r w:rsidRPr="0051447E">
        <w:rPr>
          <w:rFonts w:ascii="Times New Roman" w:hAnsi="Times New Roman" w:cs="Times New Roman"/>
          <w:i/>
          <w:color w:val="000000" w:themeColor="text1"/>
          <w:sz w:val="24"/>
          <w:szCs w:val="24"/>
          <w:lang w:val="en-US"/>
        </w:rPr>
        <w:lastRenderedPageBreak/>
        <w:t>Abstract</w:t>
      </w:r>
    </w:p>
    <w:p w14:paraId="74A18E19" w14:textId="74D54865" w:rsidR="008140B8" w:rsidRPr="0051447E" w:rsidRDefault="008140B8" w:rsidP="0051447E">
      <w:pPr>
        <w:spacing w:after="0" w:line="276" w:lineRule="auto"/>
        <w:jc w:val="both"/>
        <w:rPr>
          <w:rFonts w:ascii="Times New Roman" w:hAnsi="Times New Roman" w:cs="Times New Roman"/>
          <w:i/>
          <w:color w:val="000000" w:themeColor="text1"/>
          <w:sz w:val="24"/>
          <w:szCs w:val="24"/>
          <w:lang w:val="en-US"/>
        </w:rPr>
      </w:pPr>
    </w:p>
    <w:p w14:paraId="6AA7CB65" w14:textId="58568539" w:rsidR="008140B8" w:rsidRPr="0051447E" w:rsidRDefault="008140B8" w:rsidP="0051447E">
      <w:pPr>
        <w:spacing w:after="0" w:line="276" w:lineRule="auto"/>
        <w:jc w:val="both"/>
        <w:rPr>
          <w:rFonts w:ascii="Times New Roman" w:hAnsi="Times New Roman" w:cs="Times New Roman"/>
          <w:i/>
          <w:color w:val="000000" w:themeColor="text1"/>
          <w:sz w:val="24"/>
          <w:szCs w:val="24"/>
          <w:lang w:val="en-US"/>
        </w:rPr>
      </w:pPr>
      <w:r w:rsidRPr="0051447E">
        <w:rPr>
          <w:rFonts w:ascii="Times New Roman" w:hAnsi="Times New Roman" w:cs="Times New Roman"/>
          <w:i/>
          <w:color w:val="000000" w:themeColor="text1"/>
          <w:sz w:val="24"/>
          <w:szCs w:val="24"/>
          <w:lang w:val="en-US"/>
        </w:rPr>
        <w:t>This study investigates the influence of social media on public health campaigns, with a specific focus on Human Papillomavirus (HPV) vaccination programs in Alimosho Local Government Area (LGA) of Lagos State, Nigeria. The growing integration of digital platforms into health communication strategies necessitates an examination of their effectiveness in creating awareness, influencing perceptions, and driving public health behavior. The study was guided by three primary objectives:</w:t>
      </w:r>
      <w:r w:rsidR="0051447E" w:rsidRPr="0051447E">
        <w:rPr>
          <w:rFonts w:ascii="Times New Roman" w:hAnsi="Times New Roman" w:cs="Times New Roman"/>
          <w:i/>
          <w:color w:val="000000" w:themeColor="text1"/>
          <w:sz w:val="24"/>
          <w:szCs w:val="24"/>
          <w:lang w:val="en-US"/>
        </w:rPr>
        <w:t xml:space="preserve"> </w:t>
      </w:r>
      <w:r w:rsidRPr="0051447E">
        <w:rPr>
          <w:rFonts w:ascii="Times New Roman" w:hAnsi="Times New Roman" w:cs="Times New Roman"/>
          <w:i/>
          <w:color w:val="000000" w:themeColor="text1"/>
          <w:sz w:val="24"/>
          <w:szCs w:val="24"/>
          <w:lang w:val="en-US"/>
        </w:rPr>
        <w:t>to evaluate the awareness of social media as a reliable channel for accessing vaccination-related healthcare information; to assess the extent of social media adoption for seeking immunization information; and</w:t>
      </w:r>
      <w:r w:rsidR="0051447E" w:rsidRPr="0051447E">
        <w:rPr>
          <w:rFonts w:ascii="Times New Roman" w:hAnsi="Times New Roman" w:cs="Times New Roman"/>
          <w:i/>
          <w:color w:val="000000" w:themeColor="text1"/>
          <w:sz w:val="24"/>
          <w:szCs w:val="24"/>
          <w:lang w:val="en-US"/>
        </w:rPr>
        <w:t xml:space="preserve"> </w:t>
      </w:r>
      <w:r w:rsidRPr="0051447E">
        <w:rPr>
          <w:rFonts w:ascii="Times New Roman" w:hAnsi="Times New Roman" w:cs="Times New Roman"/>
          <w:i/>
          <w:color w:val="000000" w:themeColor="text1"/>
          <w:sz w:val="24"/>
          <w:szCs w:val="24"/>
          <w:lang w:val="en-US"/>
        </w:rPr>
        <w:t>to examine the role of social media in shaping public perceptions and decision-making regarding vaccination programs in Alimosho LGA. A descriptive survey design was employed, with data collected from 300 residents through structured questionnaires. The responses were analyzed using frequency tables, percentages, and thematic interpretations.</w:t>
      </w:r>
      <w:r w:rsidR="0051447E" w:rsidRPr="0051447E">
        <w:rPr>
          <w:rFonts w:ascii="Times New Roman" w:hAnsi="Times New Roman" w:cs="Times New Roman"/>
          <w:i/>
          <w:color w:val="000000" w:themeColor="text1"/>
          <w:sz w:val="24"/>
          <w:szCs w:val="24"/>
          <w:lang w:val="en-US"/>
        </w:rPr>
        <w:t xml:space="preserve"> </w:t>
      </w:r>
      <w:r w:rsidRPr="0051447E">
        <w:rPr>
          <w:rFonts w:ascii="Times New Roman" w:hAnsi="Times New Roman" w:cs="Times New Roman"/>
          <w:i/>
          <w:color w:val="000000" w:themeColor="text1"/>
          <w:sz w:val="24"/>
          <w:szCs w:val="24"/>
          <w:lang w:val="en-US"/>
        </w:rPr>
        <w:t>Findings revealed a high level of awareness among respondents regarding the use of social media for accessing health information, particularly on platforms like WhatsApp, Facebook, and Instagram. Most participants actively used social media to seek vaccine-related content, although engagement was more passive than participatory. The study also found that social media significantly influences public perception and decision-making concerning vaccination. However, the prevalence of misinformation and mixed levels of trust in online health content emerged as critical challenges.</w:t>
      </w:r>
      <w:r w:rsidR="0051447E" w:rsidRPr="0051447E">
        <w:rPr>
          <w:rFonts w:ascii="Times New Roman" w:hAnsi="Times New Roman" w:cs="Times New Roman"/>
          <w:i/>
          <w:color w:val="000000" w:themeColor="text1"/>
          <w:sz w:val="24"/>
          <w:szCs w:val="24"/>
          <w:lang w:val="en-US"/>
        </w:rPr>
        <w:t xml:space="preserve"> </w:t>
      </w:r>
      <w:r w:rsidRPr="0051447E">
        <w:rPr>
          <w:rFonts w:ascii="Times New Roman" w:hAnsi="Times New Roman" w:cs="Times New Roman"/>
          <w:i/>
          <w:color w:val="000000" w:themeColor="text1"/>
          <w:sz w:val="24"/>
          <w:szCs w:val="24"/>
          <w:lang w:val="en-US"/>
        </w:rPr>
        <w:t>The study concludes that while social media is a powerful tool for health communication in Alimosho LGA, its effectiveness depends on message credibility, user literacy, and strategic content delivery. Recommendations include strengthening digital health campaigns, enhancing content verification mechanisms, and increasing public education to foster informed decision-making.</w:t>
      </w:r>
    </w:p>
    <w:p w14:paraId="35473983" w14:textId="77777777" w:rsidR="008140B8" w:rsidRPr="0051447E" w:rsidRDefault="008140B8" w:rsidP="0051447E">
      <w:pPr>
        <w:spacing w:after="0" w:line="276" w:lineRule="auto"/>
        <w:jc w:val="both"/>
        <w:rPr>
          <w:rFonts w:ascii="Times New Roman" w:hAnsi="Times New Roman" w:cs="Times New Roman"/>
          <w:i/>
          <w:color w:val="000000" w:themeColor="text1"/>
          <w:sz w:val="24"/>
          <w:szCs w:val="24"/>
          <w:lang w:val="en-US"/>
        </w:rPr>
      </w:pPr>
    </w:p>
    <w:p w14:paraId="45DB5877" w14:textId="77777777" w:rsidR="008140B8" w:rsidRPr="0051447E" w:rsidRDefault="008140B8" w:rsidP="0051447E">
      <w:pPr>
        <w:spacing w:after="0" w:line="276" w:lineRule="auto"/>
        <w:jc w:val="both"/>
        <w:rPr>
          <w:rFonts w:ascii="Times New Roman" w:hAnsi="Times New Roman" w:cs="Times New Roman"/>
          <w:i/>
          <w:color w:val="000000" w:themeColor="text1"/>
          <w:sz w:val="24"/>
          <w:szCs w:val="24"/>
          <w:lang w:val="en-US"/>
        </w:rPr>
      </w:pPr>
    </w:p>
    <w:p w14:paraId="763979DF" w14:textId="77777777" w:rsidR="008140B8" w:rsidRPr="0051447E" w:rsidRDefault="008140B8" w:rsidP="0051447E">
      <w:pPr>
        <w:spacing w:after="0" w:line="276" w:lineRule="auto"/>
        <w:jc w:val="both"/>
        <w:rPr>
          <w:rFonts w:ascii="Times New Roman" w:hAnsi="Times New Roman" w:cs="Times New Roman"/>
          <w:i/>
          <w:color w:val="000000" w:themeColor="text1"/>
          <w:sz w:val="24"/>
          <w:szCs w:val="24"/>
          <w:lang w:val="en-US"/>
        </w:rPr>
      </w:pPr>
    </w:p>
    <w:p w14:paraId="630D408E" w14:textId="77777777" w:rsidR="008140B8" w:rsidRPr="0051447E" w:rsidRDefault="008140B8" w:rsidP="0051447E">
      <w:pPr>
        <w:spacing w:after="0" w:line="276" w:lineRule="auto"/>
        <w:jc w:val="both"/>
        <w:rPr>
          <w:rFonts w:ascii="Times New Roman" w:hAnsi="Times New Roman" w:cs="Times New Roman"/>
          <w:i/>
          <w:color w:val="000000" w:themeColor="text1"/>
          <w:sz w:val="24"/>
          <w:szCs w:val="24"/>
          <w:lang w:val="en-US"/>
        </w:rPr>
      </w:pPr>
    </w:p>
    <w:p w14:paraId="59F2CC03" w14:textId="77777777" w:rsidR="008140B8" w:rsidRPr="0051447E" w:rsidRDefault="008140B8" w:rsidP="0051447E">
      <w:pPr>
        <w:spacing w:after="0" w:line="276" w:lineRule="auto"/>
        <w:jc w:val="both"/>
        <w:rPr>
          <w:rFonts w:ascii="Times New Roman" w:hAnsi="Times New Roman" w:cs="Times New Roman"/>
          <w:i/>
          <w:color w:val="000000" w:themeColor="text1"/>
          <w:sz w:val="24"/>
          <w:szCs w:val="24"/>
          <w:lang w:val="en-US"/>
        </w:rPr>
      </w:pPr>
    </w:p>
    <w:p w14:paraId="7E0992EE" w14:textId="77777777" w:rsidR="008140B8" w:rsidRPr="0051447E" w:rsidRDefault="008140B8" w:rsidP="0051447E">
      <w:pPr>
        <w:spacing w:after="0" w:line="276" w:lineRule="auto"/>
        <w:jc w:val="both"/>
        <w:rPr>
          <w:rFonts w:ascii="Times New Roman" w:hAnsi="Times New Roman" w:cs="Times New Roman"/>
          <w:i/>
          <w:color w:val="000000" w:themeColor="text1"/>
          <w:sz w:val="24"/>
          <w:szCs w:val="24"/>
          <w:lang w:val="en-US"/>
        </w:rPr>
      </w:pPr>
    </w:p>
    <w:p w14:paraId="27A5E35E" w14:textId="77777777" w:rsidR="008140B8" w:rsidRPr="0051447E" w:rsidRDefault="008140B8" w:rsidP="0051447E">
      <w:pPr>
        <w:spacing w:after="0" w:line="276" w:lineRule="auto"/>
        <w:jc w:val="both"/>
        <w:rPr>
          <w:rFonts w:ascii="Times New Roman" w:hAnsi="Times New Roman" w:cs="Times New Roman"/>
          <w:i/>
          <w:color w:val="000000" w:themeColor="text1"/>
          <w:sz w:val="24"/>
          <w:szCs w:val="24"/>
          <w:lang w:val="en-US"/>
        </w:rPr>
      </w:pPr>
    </w:p>
    <w:p w14:paraId="691277AD" w14:textId="77777777" w:rsidR="008140B8" w:rsidRPr="0051447E" w:rsidRDefault="008140B8" w:rsidP="0051447E">
      <w:pPr>
        <w:spacing w:after="0" w:line="276" w:lineRule="auto"/>
        <w:jc w:val="both"/>
        <w:rPr>
          <w:rFonts w:ascii="Times New Roman" w:hAnsi="Times New Roman" w:cs="Times New Roman"/>
          <w:i/>
          <w:color w:val="000000" w:themeColor="text1"/>
          <w:sz w:val="24"/>
          <w:szCs w:val="24"/>
          <w:lang w:val="en-US"/>
        </w:rPr>
      </w:pPr>
    </w:p>
    <w:p w14:paraId="27FDC071" w14:textId="77777777" w:rsidR="008140B8" w:rsidRPr="0051447E" w:rsidRDefault="008140B8" w:rsidP="0051447E">
      <w:pPr>
        <w:spacing w:after="0" w:line="276" w:lineRule="auto"/>
        <w:jc w:val="both"/>
        <w:rPr>
          <w:rFonts w:ascii="Times New Roman" w:hAnsi="Times New Roman" w:cs="Times New Roman"/>
          <w:i/>
          <w:color w:val="000000" w:themeColor="text1"/>
          <w:sz w:val="24"/>
          <w:szCs w:val="24"/>
          <w:lang w:val="en-US"/>
        </w:rPr>
      </w:pPr>
    </w:p>
    <w:p w14:paraId="5B989C6D" w14:textId="77777777" w:rsidR="008140B8" w:rsidRDefault="008140B8" w:rsidP="00B10522">
      <w:pPr>
        <w:spacing w:after="0" w:line="276" w:lineRule="auto"/>
        <w:jc w:val="center"/>
        <w:rPr>
          <w:rFonts w:ascii="Times New Roman" w:hAnsi="Times New Roman" w:cs="Times New Roman"/>
          <w:b/>
          <w:color w:val="000000" w:themeColor="text1"/>
          <w:sz w:val="24"/>
          <w:szCs w:val="24"/>
          <w:lang w:val="en-US"/>
        </w:rPr>
      </w:pPr>
    </w:p>
    <w:p w14:paraId="42E4128B" w14:textId="77777777" w:rsidR="008140B8" w:rsidRDefault="008140B8" w:rsidP="00B10522">
      <w:pPr>
        <w:spacing w:after="0" w:line="276" w:lineRule="auto"/>
        <w:jc w:val="center"/>
        <w:rPr>
          <w:rFonts w:ascii="Times New Roman" w:hAnsi="Times New Roman" w:cs="Times New Roman"/>
          <w:b/>
          <w:color w:val="000000" w:themeColor="text1"/>
          <w:sz w:val="24"/>
          <w:szCs w:val="24"/>
          <w:lang w:val="en-US"/>
        </w:rPr>
      </w:pPr>
    </w:p>
    <w:p w14:paraId="484FC664" w14:textId="77777777" w:rsidR="008140B8" w:rsidRDefault="008140B8" w:rsidP="00B10522">
      <w:pPr>
        <w:spacing w:after="0" w:line="276" w:lineRule="auto"/>
        <w:jc w:val="center"/>
        <w:rPr>
          <w:rFonts w:ascii="Times New Roman" w:hAnsi="Times New Roman" w:cs="Times New Roman"/>
          <w:b/>
          <w:color w:val="000000" w:themeColor="text1"/>
          <w:sz w:val="24"/>
          <w:szCs w:val="24"/>
          <w:lang w:val="en-US"/>
        </w:rPr>
      </w:pPr>
    </w:p>
    <w:p w14:paraId="7CA1CD55" w14:textId="77777777" w:rsidR="008140B8" w:rsidRDefault="008140B8" w:rsidP="00B10522">
      <w:pPr>
        <w:spacing w:after="0" w:line="276" w:lineRule="auto"/>
        <w:jc w:val="center"/>
        <w:rPr>
          <w:rFonts w:ascii="Times New Roman" w:hAnsi="Times New Roman" w:cs="Times New Roman"/>
          <w:b/>
          <w:color w:val="000000" w:themeColor="text1"/>
          <w:sz w:val="24"/>
          <w:szCs w:val="24"/>
          <w:lang w:val="en-US"/>
        </w:rPr>
      </w:pPr>
    </w:p>
    <w:p w14:paraId="0639C835" w14:textId="77777777" w:rsidR="008140B8" w:rsidRDefault="008140B8" w:rsidP="00B10522">
      <w:pPr>
        <w:spacing w:after="0" w:line="276" w:lineRule="auto"/>
        <w:jc w:val="center"/>
        <w:rPr>
          <w:rFonts w:ascii="Times New Roman" w:hAnsi="Times New Roman" w:cs="Times New Roman"/>
          <w:b/>
          <w:color w:val="000000" w:themeColor="text1"/>
          <w:sz w:val="24"/>
          <w:szCs w:val="24"/>
          <w:lang w:val="en-US"/>
        </w:rPr>
      </w:pPr>
    </w:p>
    <w:p w14:paraId="0B7135A0" w14:textId="7CA7F70C" w:rsidR="008140B8" w:rsidRDefault="008140B8" w:rsidP="0051447E">
      <w:pPr>
        <w:spacing w:after="0" w:line="276" w:lineRule="auto"/>
        <w:rPr>
          <w:rFonts w:ascii="Times New Roman" w:hAnsi="Times New Roman" w:cs="Times New Roman"/>
          <w:b/>
          <w:color w:val="000000" w:themeColor="text1"/>
          <w:sz w:val="24"/>
          <w:szCs w:val="24"/>
          <w:lang w:val="en-US"/>
        </w:rPr>
      </w:pPr>
    </w:p>
    <w:p w14:paraId="52BD6F82" w14:textId="486BBAA6" w:rsidR="0051447E" w:rsidRDefault="0051447E" w:rsidP="0051447E">
      <w:pPr>
        <w:spacing w:after="0" w:line="276" w:lineRule="auto"/>
        <w:rPr>
          <w:rFonts w:ascii="Times New Roman" w:hAnsi="Times New Roman" w:cs="Times New Roman"/>
          <w:b/>
          <w:color w:val="000000" w:themeColor="text1"/>
          <w:sz w:val="24"/>
          <w:szCs w:val="24"/>
          <w:lang w:val="en-US"/>
        </w:rPr>
      </w:pPr>
    </w:p>
    <w:p w14:paraId="67E445C6" w14:textId="77777777" w:rsidR="0051447E" w:rsidRDefault="0051447E" w:rsidP="0051447E">
      <w:pPr>
        <w:spacing w:after="0" w:line="276" w:lineRule="auto"/>
        <w:rPr>
          <w:rFonts w:ascii="Times New Roman" w:hAnsi="Times New Roman" w:cs="Times New Roman"/>
          <w:b/>
          <w:color w:val="000000" w:themeColor="text1"/>
          <w:sz w:val="24"/>
          <w:szCs w:val="24"/>
          <w:lang w:val="en-US"/>
        </w:rPr>
      </w:pPr>
    </w:p>
    <w:p w14:paraId="06C05DBF" w14:textId="77777777" w:rsidR="008140B8" w:rsidRDefault="008140B8" w:rsidP="00B10522">
      <w:pPr>
        <w:spacing w:after="0" w:line="276" w:lineRule="auto"/>
        <w:jc w:val="center"/>
        <w:rPr>
          <w:rFonts w:ascii="Times New Roman" w:hAnsi="Times New Roman" w:cs="Times New Roman"/>
          <w:b/>
          <w:color w:val="000000" w:themeColor="text1"/>
          <w:sz w:val="24"/>
          <w:szCs w:val="24"/>
          <w:lang w:val="en-US"/>
        </w:rPr>
      </w:pPr>
    </w:p>
    <w:p w14:paraId="55904668" w14:textId="77777777" w:rsidR="008C4EF0" w:rsidRDefault="008C4EF0" w:rsidP="00B10522">
      <w:pPr>
        <w:spacing w:after="0" w:line="276" w:lineRule="auto"/>
        <w:jc w:val="center"/>
        <w:rPr>
          <w:rFonts w:ascii="Times New Roman" w:hAnsi="Times New Roman" w:cs="Times New Roman"/>
          <w:b/>
          <w:color w:val="000000" w:themeColor="text1"/>
          <w:sz w:val="24"/>
          <w:szCs w:val="24"/>
          <w:lang w:val="en-US"/>
        </w:rPr>
      </w:pPr>
    </w:p>
    <w:p w14:paraId="1BADEE7E" w14:textId="77777777" w:rsidR="008C4EF0" w:rsidRDefault="008C4EF0" w:rsidP="00B10522">
      <w:pPr>
        <w:spacing w:after="0" w:line="276" w:lineRule="auto"/>
        <w:jc w:val="center"/>
        <w:rPr>
          <w:rFonts w:ascii="Times New Roman" w:hAnsi="Times New Roman" w:cs="Times New Roman"/>
          <w:b/>
          <w:color w:val="000000" w:themeColor="text1"/>
          <w:sz w:val="24"/>
          <w:szCs w:val="24"/>
          <w:lang w:val="en-US"/>
        </w:rPr>
      </w:pPr>
    </w:p>
    <w:p w14:paraId="7307120F" w14:textId="77777777" w:rsidR="00FC625D" w:rsidRDefault="00FC625D" w:rsidP="00B10522">
      <w:pPr>
        <w:spacing w:after="0" w:line="276" w:lineRule="auto"/>
        <w:jc w:val="center"/>
        <w:rPr>
          <w:rFonts w:ascii="Times New Roman" w:hAnsi="Times New Roman" w:cs="Times New Roman"/>
          <w:b/>
          <w:color w:val="000000" w:themeColor="text1"/>
          <w:sz w:val="24"/>
          <w:szCs w:val="24"/>
          <w:lang w:val="en-US"/>
        </w:rPr>
      </w:pPr>
    </w:p>
    <w:p w14:paraId="3FA3BBD5" w14:textId="77777777" w:rsidR="00FC625D" w:rsidRPr="00FC625D" w:rsidRDefault="00FC625D" w:rsidP="00FC625D">
      <w:pPr>
        <w:rPr>
          <w:rFonts w:ascii="Times New Roman" w:hAnsi="Times New Roman" w:cs="Times New Roman"/>
          <w:b/>
          <w:sz w:val="24"/>
          <w:szCs w:val="24"/>
        </w:rPr>
      </w:pPr>
      <w:r w:rsidRPr="00FC625D">
        <w:rPr>
          <w:rFonts w:ascii="Times New Roman" w:hAnsi="Times New Roman" w:cs="Times New Roman"/>
          <w:b/>
          <w:sz w:val="24"/>
          <w:szCs w:val="24"/>
        </w:rPr>
        <w:t>TABLE OF CONTENTS</w:t>
      </w:r>
    </w:p>
    <w:p w14:paraId="0769BEDD" w14:textId="77777777" w:rsidR="00FC625D" w:rsidRPr="00FC625D" w:rsidRDefault="00FC625D" w:rsidP="00FC625D">
      <w:pPr>
        <w:rPr>
          <w:rFonts w:ascii="Times New Roman" w:hAnsi="Times New Roman" w:cs="Times New Roman"/>
          <w:b/>
          <w:sz w:val="24"/>
          <w:szCs w:val="24"/>
        </w:rPr>
      </w:pP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t>PAGES</w:t>
      </w:r>
    </w:p>
    <w:p w14:paraId="7ECBC7A6" w14:textId="77777777" w:rsidR="00FC625D" w:rsidRPr="00FC625D" w:rsidRDefault="00FC625D" w:rsidP="00FC625D">
      <w:pPr>
        <w:rPr>
          <w:rFonts w:ascii="Times New Roman" w:hAnsi="Times New Roman" w:cs="Times New Roman"/>
          <w:sz w:val="24"/>
          <w:szCs w:val="24"/>
        </w:rPr>
      </w:pPr>
      <w:r w:rsidRPr="00FC625D">
        <w:rPr>
          <w:rFonts w:ascii="Times New Roman" w:hAnsi="Times New Roman" w:cs="Times New Roman"/>
          <w:sz w:val="24"/>
          <w:szCs w:val="24"/>
        </w:rPr>
        <w:t xml:space="preserve">Title page </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t>i</w:t>
      </w:r>
    </w:p>
    <w:p w14:paraId="6AB72151" w14:textId="77777777" w:rsidR="00FC625D" w:rsidRPr="00FC625D" w:rsidRDefault="00FC625D" w:rsidP="00FC625D">
      <w:pPr>
        <w:rPr>
          <w:rFonts w:ascii="Times New Roman" w:hAnsi="Times New Roman" w:cs="Times New Roman"/>
          <w:sz w:val="24"/>
          <w:szCs w:val="24"/>
        </w:rPr>
      </w:pPr>
      <w:r w:rsidRPr="00FC625D">
        <w:rPr>
          <w:rFonts w:ascii="Times New Roman" w:hAnsi="Times New Roman" w:cs="Times New Roman"/>
          <w:sz w:val="24"/>
          <w:szCs w:val="24"/>
        </w:rPr>
        <w:t xml:space="preserve">Certification </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t>ii</w:t>
      </w:r>
      <w:r w:rsidRPr="00FC625D">
        <w:rPr>
          <w:rFonts w:ascii="Times New Roman" w:hAnsi="Times New Roman" w:cs="Times New Roman"/>
          <w:sz w:val="24"/>
          <w:szCs w:val="24"/>
        </w:rPr>
        <w:tab/>
      </w:r>
    </w:p>
    <w:p w14:paraId="0E85FD91" w14:textId="77777777" w:rsidR="00FC625D" w:rsidRPr="00FC625D" w:rsidRDefault="00FC625D" w:rsidP="00FC625D">
      <w:pPr>
        <w:rPr>
          <w:rFonts w:ascii="Times New Roman" w:hAnsi="Times New Roman" w:cs="Times New Roman"/>
          <w:sz w:val="24"/>
          <w:szCs w:val="24"/>
        </w:rPr>
      </w:pPr>
      <w:r w:rsidRPr="00FC625D">
        <w:rPr>
          <w:rFonts w:ascii="Times New Roman" w:hAnsi="Times New Roman" w:cs="Times New Roman"/>
          <w:sz w:val="24"/>
          <w:szCs w:val="24"/>
        </w:rPr>
        <w:t xml:space="preserve">Dedication </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t>iii</w:t>
      </w:r>
    </w:p>
    <w:p w14:paraId="455D4EAF" w14:textId="77777777" w:rsidR="00FC625D" w:rsidRPr="00FC625D" w:rsidRDefault="00FC625D" w:rsidP="00FC625D">
      <w:pPr>
        <w:rPr>
          <w:rFonts w:ascii="Times New Roman" w:hAnsi="Times New Roman" w:cs="Times New Roman"/>
          <w:sz w:val="24"/>
          <w:szCs w:val="24"/>
        </w:rPr>
      </w:pPr>
      <w:r w:rsidRPr="00FC625D">
        <w:rPr>
          <w:rFonts w:ascii="Times New Roman" w:hAnsi="Times New Roman" w:cs="Times New Roman"/>
          <w:sz w:val="24"/>
          <w:szCs w:val="24"/>
        </w:rPr>
        <w:t>Acknowledgement</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t>iv</w:t>
      </w:r>
    </w:p>
    <w:p w14:paraId="27A07375" w14:textId="77777777" w:rsidR="00FC625D" w:rsidRPr="00FC625D" w:rsidRDefault="00FC625D" w:rsidP="00FC625D">
      <w:pPr>
        <w:rPr>
          <w:rFonts w:ascii="Times New Roman" w:hAnsi="Times New Roman" w:cs="Times New Roman"/>
          <w:sz w:val="24"/>
          <w:szCs w:val="24"/>
        </w:rPr>
      </w:pPr>
      <w:r w:rsidRPr="00FC625D">
        <w:rPr>
          <w:rFonts w:ascii="Times New Roman" w:hAnsi="Times New Roman" w:cs="Times New Roman"/>
          <w:sz w:val="24"/>
          <w:szCs w:val="24"/>
        </w:rPr>
        <w:t>Abstract</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t>v</w:t>
      </w:r>
    </w:p>
    <w:p w14:paraId="517A07D9" w14:textId="77777777" w:rsidR="00FC625D" w:rsidRPr="00FC625D" w:rsidRDefault="00FC625D" w:rsidP="00FC625D">
      <w:pPr>
        <w:rPr>
          <w:rFonts w:ascii="Times New Roman" w:hAnsi="Times New Roman" w:cs="Times New Roman"/>
          <w:sz w:val="24"/>
          <w:szCs w:val="24"/>
        </w:rPr>
      </w:pPr>
      <w:r w:rsidRPr="00FC625D">
        <w:rPr>
          <w:rFonts w:ascii="Times New Roman" w:hAnsi="Times New Roman" w:cs="Times New Roman"/>
          <w:sz w:val="24"/>
          <w:szCs w:val="24"/>
        </w:rPr>
        <w:t xml:space="preserve">Table of Contents </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t>vi</w:t>
      </w:r>
    </w:p>
    <w:p w14:paraId="02FA15D8" w14:textId="77777777" w:rsidR="00FC625D" w:rsidRPr="00FC625D" w:rsidRDefault="00FC625D" w:rsidP="00FC625D">
      <w:pPr>
        <w:rPr>
          <w:rFonts w:ascii="Times New Roman" w:hAnsi="Times New Roman" w:cs="Times New Roman"/>
          <w:b/>
          <w:sz w:val="24"/>
          <w:szCs w:val="24"/>
        </w:rPr>
      </w:pPr>
      <w:r w:rsidRPr="00FC625D">
        <w:rPr>
          <w:rFonts w:ascii="Times New Roman" w:hAnsi="Times New Roman" w:cs="Times New Roman"/>
          <w:b/>
          <w:sz w:val="24"/>
          <w:szCs w:val="24"/>
        </w:rPr>
        <w:t>CHAPTER ONE: INTRODUCTION</w:t>
      </w: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r>
    </w:p>
    <w:p w14:paraId="4F24BFAF" w14:textId="77777777" w:rsidR="00FC625D" w:rsidRPr="00FC625D" w:rsidRDefault="00FC625D" w:rsidP="00FC625D">
      <w:pPr>
        <w:rPr>
          <w:rFonts w:ascii="Times New Roman" w:hAnsi="Times New Roman" w:cs="Times New Roman"/>
          <w:sz w:val="24"/>
          <w:szCs w:val="24"/>
        </w:rPr>
      </w:pPr>
      <w:r w:rsidRPr="00FC625D">
        <w:rPr>
          <w:rFonts w:ascii="Times New Roman" w:hAnsi="Times New Roman" w:cs="Times New Roman"/>
          <w:sz w:val="24"/>
          <w:szCs w:val="24"/>
        </w:rPr>
        <w:t>1.1</w:t>
      </w:r>
      <w:r w:rsidRPr="00FC625D">
        <w:rPr>
          <w:rFonts w:ascii="Times New Roman" w:hAnsi="Times New Roman" w:cs="Times New Roman"/>
          <w:sz w:val="24"/>
          <w:szCs w:val="24"/>
        </w:rPr>
        <w:tab/>
        <w:t>Background to the study</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t>1</w:t>
      </w:r>
    </w:p>
    <w:p w14:paraId="4FDA699A" w14:textId="00507E2F"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1.2</w:t>
      </w:r>
      <w:r w:rsidRPr="00FC625D">
        <w:rPr>
          <w:rFonts w:ascii="Times New Roman" w:hAnsi="Times New Roman" w:cs="Times New Roman"/>
          <w:sz w:val="24"/>
          <w:szCs w:val="24"/>
        </w:rPr>
        <w:tab/>
        <w:t>Statement of problem</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9E1457">
        <w:rPr>
          <w:rFonts w:ascii="Times New Roman" w:hAnsi="Times New Roman" w:cs="Times New Roman"/>
          <w:sz w:val="24"/>
          <w:szCs w:val="24"/>
          <w:lang w:val="en-US"/>
        </w:rPr>
        <w:t>2</w:t>
      </w:r>
    </w:p>
    <w:p w14:paraId="09121F4D" w14:textId="0D6A6A85"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1.3</w:t>
      </w:r>
      <w:r w:rsidRPr="00FC625D">
        <w:rPr>
          <w:rFonts w:ascii="Times New Roman" w:hAnsi="Times New Roman" w:cs="Times New Roman"/>
          <w:sz w:val="24"/>
          <w:szCs w:val="24"/>
        </w:rPr>
        <w:tab/>
        <w:t>Objectives of the study</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9E1457">
        <w:rPr>
          <w:rFonts w:ascii="Times New Roman" w:hAnsi="Times New Roman" w:cs="Times New Roman"/>
          <w:sz w:val="24"/>
          <w:szCs w:val="24"/>
          <w:lang w:val="en-US"/>
        </w:rPr>
        <w:t>3</w:t>
      </w:r>
    </w:p>
    <w:p w14:paraId="17478519" w14:textId="7EDD1BD8"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1.4</w:t>
      </w:r>
      <w:r w:rsidRPr="00FC625D">
        <w:rPr>
          <w:rFonts w:ascii="Times New Roman" w:hAnsi="Times New Roman" w:cs="Times New Roman"/>
          <w:sz w:val="24"/>
          <w:szCs w:val="24"/>
        </w:rPr>
        <w:tab/>
        <w:t>Research questions</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9E1457">
        <w:rPr>
          <w:rFonts w:ascii="Times New Roman" w:hAnsi="Times New Roman" w:cs="Times New Roman"/>
          <w:sz w:val="24"/>
          <w:szCs w:val="24"/>
          <w:lang w:val="en-US"/>
        </w:rPr>
        <w:t>4</w:t>
      </w:r>
    </w:p>
    <w:p w14:paraId="2DC9C56F" w14:textId="31B20D2B"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1.5</w:t>
      </w:r>
      <w:r w:rsidRPr="00FC625D">
        <w:rPr>
          <w:rFonts w:ascii="Times New Roman" w:hAnsi="Times New Roman" w:cs="Times New Roman"/>
          <w:sz w:val="24"/>
          <w:szCs w:val="24"/>
        </w:rPr>
        <w:tab/>
        <w:t>Research hypotheses</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9E1457">
        <w:rPr>
          <w:rFonts w:ascii="Times New Roman" w:hAnsi="Times New Roman" w:cs="Times New Roman"/>
          <w:sz w:val="24"/>
          <w:szCs w:val="24"/>
          <w:lang w:val="en-US"/>
        </w:rPr>
        <w:t>4</w:t>
      </w:r>
    </w:p>
    <w:p w14:paraId="30A7F364" w14:textId="760D3E0D"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1.6</w:t>
      </w:r>
      <w:r w:rsidRPr="00FC625D">
        <w:rPr>
          <w:rFonts w:ascii="Times New Roman" w:hAnsi="Times New Roman" w:cs="Times New Roman"/>
          <w:sz w:val="24"/>
          <w:szCs w:val="24"/>
        </w:rPr>
        <w:tab/>
        <w:t>Significance of the study</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9E1457">
        <w:rPr>
          <w:rFonts w:ascii="Times New Roman" w:hAnsi="Times New Roman" w:cs="Times New Roman"/>
          <w:sz w:val="24"/>
          <w:szCs w:val="24"/>
          <w:lang w:val="en-US"/>
        </w:rPr>
        <w:t>5</w:t>
      </w:r>
    </w:p>
    <w:p w14:paraId="3631026B" w14:textId="5DAAF0D1"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1.7</w:t>
      </w:r>
      <w:r w:rsidRPr="00FC625D">
        <w:rPr>
          <w:rFonts w:ascii="Times New Roman" w:hAnsi="Times New Roman" w:cs="Times New Roman"/>
          <w:sz w:val="24"/>
          <w:szCs w:val="24"/>
        </w:rPr>
        <w:tab/>
        <w:t>Scope of the study</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9E1457">
        <w:rPr>
          <w:rFonts w:ascii="Times New Roman" w:hAnsi="Times New Roman" w:cs="Times New Roman"/>
          <w:sz w:val="24"/>
          <w:szCs w:val="24"/>
          <w:lang w:val="en-US"/>
        </w:rPr>
        <w:t>6</w:t>
      </w:r>
    </w:p>
    <w:p w14:paraId="11369A77" w14:textId="5793B926"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1.8</w:t>
      </w:r>
      <w:r w:rsidRPr="00FC625D">
        <w:rPr>
          <w:rFonts w:ascii="Times New Roman" w:hAnsi="Times New Roman" w:cs="Times New Roman"/>
          <w:sz w:val="24"/>
          <w:szCs w:val="24"/>
        </w:rPr>
        <w:tab/>
      </w:r>
      <w:r w:rsidRPr="00FC625D">
        <w:rPr>
          <w:rFonts w:ascii="Times New Roman" w:hAnsi="Times New Roman" w:cs="Times New Roman"/>
          <w:sz w:val="24"/>
          <w:szCs w:val="24"/>
          <w:lang w:val="en-US"/>
        </w:rPr>
        <w:t>Definitions of Terms</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9E1457">
        <w:rPr>
          <w:rFonts w:ascii="Times New Roman" w:hAnsi="Times New Roman" w:cs="Times New Roman"/>
          <w:sz w:val="24"/>
          <w:szCs w:val="24"/>
          <w:lang w:val="en-US"/>
        </w:rPr>
        <w:t>7</w:t>
      </w:r>
    </w:p>
    <w:p w14:paraId="76D087AA" w14:textId="77777777" w:rsidR="00FC625D" w:rsidRPr="00FC625D" w:rsidRDefault="00FC625D" w:rsidP="00FC625D">
      <w:pPr>
        <w:rPr>
          <w:rFonts w:ascii="Times New Roman" w:hAnsi="Times New Roman" w:cs="Times New Roman"/>
          <w:sz w:val="24"/>
          <w:szCs w:val="24"/>
        </w:rPr>
      </w:pP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p>
    <w:p w14:paraId="38F18D0E" w14:textId="77777777" w:rsidR="00FC625D" w:rsidRPr="00FC625D" w:rsidRDefault="00FC625D" w:rsidP="00FC625D">
      <w:pPr>
        <w:rPr>
          <w:rFonts w:ascii="Times New Roman" w:hAnsi="Times New Roman" w:cs="Times New Roman"/>
          <w:b/>
          <w:sz w:val="24"/>
          <w:szCs w:val="24"/>
        </w:rPr>
      </w:pPr>
      <w:r w:rsidRPr="00FC625D">
        <w:rPr>
          <w:rFonts w:ascii="Times New Roman" w:hAnsi="Times New Roman" w:cs="Times New Roman"/>
          <w:b/>
          <w:sz w:val="24"/>
          <w:szCs w:val="24"/>
        </w:rPr>
        <w:t xml:space="preserve">CHAPTER TWO: LITERATURE REVIEW </w:t>
      </w: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r>
      <w:r w:rsidRPr="00FC625D">
        <w:rPr>
          <w:rFonts w:ascii="Times New Roman" w:hAnsi="Times New Roman" w:cs="Times New Roman"/>
          <w:b/>
          <w:sz w:val="24"/>
          <w:szCs w:val="24"/>
        </w:rPr>
        <w:tab/>
      </w:r>
    </w:p>
    <w:p w14:paraId="25BD1526" w14:textId="22AC9367"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 xml:space="preserve">2.1 </w:t>
      </w:r>
      <w:r w:rsidRPr="00FC625D">
        <w:rPr>
          <w:rFonts w:ascii="Times New Roman" w:hAnsi="Times New Roman" w:cs="Times New Roman"/>
          <w:sz w:val="24"/>
          <w:szCs w:val="24"/>
        </w:rPr>
        <w:tab/>
        <w:t>Conceptual Review</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717E55">
        <w:rPr>
          <w:rFonts w:ascii="Times New Roman" w:hAnsi="Times New Roman" w:cs="Times New Roman"/>
          <w:sz w:val="24"/>
          <w:szCs w:val="24"/>
          <w:lang w:val="en-US"/>
        </w:rPr>
        <w:t>9</w:t>
      </w:r>
    </w:p>
    <w:p w14:paraId="61E11C15" w14:textId="0E9075A1"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2.2</w:t>
      </w:r>
      <w:r w:rsidRPr="00FC625D">
        <w:rPr>
          <w:rFonts w:ascii="Times New Roman" w:hAnsi="Times New Roman" w:cs="Times New Roman"/>
          <w:sz w:val="24"/>
          <w:szCs w:val="24"/>
        </w:rPr>
        <w:tab/>
        <w:t>Theoretical Review</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t xml:space="preserve"> </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717E55">
        <w:rPr>
          <w:rFonts w:ascii="Times New Roman" w:hAnsi="Times New Roman" w:cs="Times New Roman"/>
          <w:sz w:val="24"/>
          <w:szCs w:val="24"/>
          <w:lang w:val="en-US"/>
        </w:rPr>
        <w:t>17</w:t>
      </w:r>
    </w:p>
    <w:p w14:paraId="13FF4433" w14:textId="2B2DCD1C"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2.3</w:t>
      </w:r>
      <w:r w:rsidRPr="00FC625D">
        <w:rPr>
          <w:rFonts w:ascii="Times New Roman" w:hAnsi="Times New Roman" w:cs="Times New Roman"/>
          <w:sz w:val="24"/>
          <w:szCs w:val="24"/>
        </w:rPr>
        <w:tab/>
        <w:t>Empirical Review</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t xml:space="preserve"> </w:t>
      </w:r>
      <w:r w:rsidRPr="00FC625D">
        <w:rPr>
          <w:rFonts w:ascii="Times New Roman" w:hAnsi="Times New Roman" w:cs="Times New Roman"/>
          <w:sz w:val="24"/>
          <w:szCs w:val="24"/>
        </w:rPr>
        <w:tab/>
      </w:r>
      <w:r w:rsidR="00717E55">
        <w:rPr>
          <w:rFonts w:ascii="Times New Roman" w:hAnsi="Times New Roman" w:cs="Times New Roman"/>
          <w:sz w:val="24"/>
          <w:szCs w:val="24"/>
          <w:lang w:val="en-US"/>
        </w:rPr>
        <w:t>21</w:t>
      </w:r>
    </w:p>
    <w:p w14:paraId="486637DB" w14:textId="3CF8D923" w:rsidR="00FC625D" w:rsidRPr="00FC625D" w:rsidRDefault="00FC625D" w:rsidP="00FC625D">
      <w:pPr>
        <w:rPr>
          <w:rFonts w:ascii="Times New Roman" w:hAnsi="Times New Roman" w:cs="Times New Roman"/>
          <w:sz w:val="24"/>
          <w:szCs w:val="24"/>
        </w:rPr>
      </w:pPr>
      <w:r w:rsidRPr="00FC625D">
        <w:rPr>
          <w:rFonts w:ascii="Times New Roman" w:hAnsi="Times New Roman" w:cs="Times New Roman"/>
          <w:sz w:val="24"/>
          <w:szCs w:val="24"/>
        </w:rPr>
        <w:t>2.4</w:t>
      </w:r>
      <w:r w:rsidRPr="00FC625D">
        <w:rPr>
          <w:rFonts w:ascii="Times New Roman" w:hAnsi="Times New Roman" w:cs="Times New Roman"/>
          <w:sz w:val="24"/>
          <w:szCs w:val="24"/>
        </w:rPr>
        <w:tab/>
        <w:t>Empirical Gap in the Literature</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717E55">
        <w:rPr>
          <w:rFonts w:ascii="Times New Roman" w:hAnsi="Times New Roman" w:cs="Times New Roman"/>
          <w:sz w:val="24"/>
          <w:szCs w:val="24"/>
          <w:lang w:val="en-US"/>
        </w:rPr>
        <w:t>34</w:t>
      </w:r>
      <w:r w:rsidRPr="00FC625D">
        <w:rPr>
          <w:rFonts w:ascii="Times New Roman" w:hAnsi="Times New Roman" w:cs="Times New Roman"/>
          <w:sz w:val="24"/>
          <w:szCs w:val="24"/>
        </w:rPr>
        <w:tab/>
      </w:r>
    </w:p>
    <w:p w14:paraId="1479B370" w14:textId="77777777" w:rsidR="00FC625D" w:rsidRPr="00FC625D" w:rsidRDefault="00FC625D" w:rsidP="00FC625D">
      <w:pPr>
        <w:rPr>
          <w:rFonts w:ascii="Times New Roman" w:hAnsi="Times New Roman" w:cs="Times New Roman"/>
          <w:b/>
          <w:sz w:val="24"/>
          <w:szCs w:val="24"/>
        </w:rPr>
      </w:pPr>
      <w:r w:rsidRPr="00FC625D">
        <w:rPr>
          <w:rFonts w:ascii="Times New Roman" w:hAnsi="Times New Roman" w:cs="Times New Roman"/>
          <w:b/>
          <w:sz w:val="24"/>
          <w:szCs w:val="24"/>
        </w:rPr>
        <w:t>CHAPTER THREE: RESEARCH METHODOLOGY</w:t>
      </w:r>
      <w:r w:rsidRPr="00FC625D">
        <w:rPr>
          <w:rFonts w:ascii="Times New Roman" w:hAnsi="Times New Roman" w:cs="Times New Roman"/>
          <w:b/>
          <w:sz w:val="24"/>
          <w:szCs w:val="24"/>
        </w:rPr>
        <w:tab/>
      </w:r>
    </w:p>
    <w:p w14:paraId="1BE5923A" w14:textId="7F1F3329"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3.1</w:t>
      </w:r>
      <w:r w:rsidRPr="00FC625D">
        <w:rPr>
          <w:rFonts w:ascii="Times New Roman" w:hAnsi="Times New Roman" w:cs="Times New Roman"/>
          <w:sz w:val="24"/>
          <w:szCs w:val="24"/>
        </w:rPr>
        <w:tab/>
      </w:r>
      <w:r w:rsidR="00717E55">
        <w:rPr>
          <w:rFonts w:ascii="Times New Roman" w:hAnsi="Times New Roman" w:cs="Times New Roman"/>
          <w:sz w:val="24"/>
          <w:szCs w:val="24"/>
          <w:lang w:val="en-US"/>
        </w:rPr>
        <w:t>Research Design</w:t>
      </w:r>
      <w:r w:rsidR="00717E55">
        <w:rPr>
          <w:rFonts w:ascii="Times New Roman" w:hAnsi="Times New Roman" w:cs="Times New Roman"/>
          <w:sz w:val="24"/>
          <w:szCs w:val="24"/>
          <w:lang w:val="en-US"/>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717E55">
        <w:rPr>
          <w:rFonts w:ascii="Times New Roman" w:hAnsi="Times New Roman" w:cs="Times New Roman"/>
          <w:sz w:val="24"/>
          <w:szCs w:val="24"/>
          <w:lang w:val="en-US"/>
        </w:rPr>
        <w:t>36</w:t>
      </w:r>
    </w:p>
    <w:p w14:paraId="512779EF" w14:textId="2A3C545A" w:rsid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3.2</w:t>
      </w:r>
      <w:r w:rsidRPr="00FC625D">
        <w:rPr>
          <w:rFonts w:ascii="Times New Roman" w:hAnsi="Times New Roman" w:cs="Times New Roman"/>
          <w:sz w:val="24"/>
          <w:szCs w:val="24"/>
        </w:rPr>
        <w:tab/>
      </w:r>
      <w:r w:rsidR="00717E55" w:rsidRPr="00717E55">
        <w:rPr>
          <w:rFonts w:ascii="Times New Roman" w:hAnsi="Times New Roman" w:cs="Times New Roman"/>
          <w:sz w:val="24"/>
          <w:szCs w:val="24"/>
        </w:rPr>
        <w:t>Population of the Study</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717E55">
        <w:rPr>
          <w:rFonts w:ascii="Times New Roman" w:hAnsi="Times New Roman" w:cs="Times New Roman"/>
          <w:sz w:val="24"/>
          <w:szCs w:val="24"/>
          <w:lang w:val="en-US"/>
        </w:rPr>
        <w:t>36</w:t>
      </w:r>
    </w:p>
    <w:p w14:paraId="677CB8AA" w14:textId="1D903B92" w:rsidR="00717E55" w:rsidRPr="00717E55" w:rsidRDefault="00717E55" w:rsidP="00FC625D">
      <w:pPr>
        <w:rPr>
          <w:rFonts w:ascii="Times New Roman" w:eastAsia="Calibri" w:hAnsi="Times New Roman" w:cs="Times New Roman"/>
          <w:bCs/>
          <w:color w:val="000000"/>
          <w:sz w:val="24"/>
          <w:lang w:val="en-US"/>
        </w:rPr>
      </w:pPr>
      <w:r>
        <w:rPr>
          <w:rFonts w:ascii="Times New Roman" w:hAnsi="Times New Roman" w:cs="Times New Roman"/>
          <w:sz w:val="24"/>
          <w:szCs w:val="24"/>
          <w:lang w:val="en-US"/>
        </w:rPr>
        <w:t>3.3</w:t>
      </w:r>
      <w:r>
        <w:rPr>
          <w:rFonts w:ascii="Times New Roman" w:hAnsi="Times New Roman" w:cs="Times New Roman"/>
          <w:sz w:val="24"/>
          <w:szCs w:val="24"/>
          <w:lang w:val="en-US"/>
        </w:rPr>
        <w:tab/>
      </w:r>
      <w:r w:rsidRPr="00717E55">
        <w:rPr>
          <w:rFonts w:ascii="Times New Roman" w:eastAsia="Calibri" w:hAnsi="Times New Roman" w:cs="Times New Roman"/>
          <w:bCs/>
          <w:color w:val="000000"/>
          <w:sz w:val="24"/>
          <w:lang w:val="en-US"/>
        </w:rPr>
        <w:t>Sampling Procedure and Sample size</w:t>
      </w:r>
      <w:r w:rsidRPr="00717E55">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ab/>
      </w:r>
      <w:r>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38</w:t>
      </w:r>
    </w:p>
    <w:p w14:paraId="147CA653" w14:textId="476176AD" w:rsidR="00717E55" w:rsidRDefault="00717E55" w:rsidP="00FC625D">
      <w:pPr>
        <w:rPr>
          <w:rFonts w:ascii="Times New Roman" w:eastAsia="Calibri" w:hAnsi="Times New Roman" w:cs="Times New Roman"/>
          <w:bCs/>
          <w:color w:val="000000"/>
          <w:sz w:val="24"/>
          <w:lang w:val="en-US"/>
        </w:rPr>
      </w:pPr>
      <w:r w:rsidRPr="00717E55">
        <w:rPr>
          <w:rFonts w:ascii="Times New Roman" w:eastAsia="Calibri" w:hAnsi="Times New Roman" w:cs="Times New Roman"/>
          <w:bCs/>
          <w:color w:val="000000"/>
          <w:sz w:val="24"/>
          <w:lang w:val="en-US"/>
        </w:rPr>
        <w:t>3.4</w:t>
      </w:r>
      <w:r w:rsidRPr="00717E55">
        <w:rPr>
          <w:rFonts w:ascii="Times New Roman" w:eastAsia="Calibri" w:hAnsi="Times New Roman" w:cs="Times New Roman"/>
          <w:bCs/>
          <w:color w:val="000000"/>
          <w:sz w:val="24"/>
          <w:lang w:val="en-US"/>
        </w:rPr>
        <w:tab/>
        <w:t>Method of Data Analysis</w:t>
      </w:r>
      <w:r w:rsidRPr="00717E55">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ab/>
        <w:t>41</w:t>
      </w:r>
    </w:p>
    <w:p w14:paraId="45785808" w14:textId="6F9C3626" w:rsidR="00FC625D" w:rsidRPr="00F10EDE" w:rsidRDefault="00717E55" w:rsidP="00F10EDE">
      <w:pPr>
        <w:spacing w:before="240" w:after="200" w:line="480" w:lineRule="auto"/>
        <w:rPr>
          <w:rFonts w:ascii="Times New Roman" w:hAnsi="Times New Roman" w:cs="Times New Roman"/>
          <w:sz w:val="24"/>
          <w:szCs w:val="24"/>
          <w:lang w:val="en-US"/>
        </w:rPr>
      </w:pPr>
      <w:r>
        <w:rPr>
          <w:rFonts w:ascii="Times New Roman" w:eastAsia="Calibri" w:hAnsi="Times New Roman" w:cs="Times New Roman"/>
          <w:bCs/>
          <w:color w:val="000000"/>
          <w:sz w:val="24"/>
          <w:lang w:val="en-US"/>
        </w:rPr>
        <w:lastRenderedPageBreak/>
        <w:t>3.5</w:t>
      </w:r>
      <w:r>
        <w:rPr>
          <w:rFonts w:ascii="Times New Roman" w:eastAsia="Calibri" w:hAnsi="Times New Roman" w:cs="Times New Roman"/>
          <w:bCs/>
          <w:color w:val="000000"/>
          <w:sz w:val="24"/>
          <w:lang w:val="en-US"/>
        </w:rPr>
        <w:tab/>
      </w:r>
      <w:r w:rsidRPr="00717E55">
        <w:rPr>
          <w:rFonts w:ascii="Times New Roman" w:eastAsia="Calibri" w:hAnsi="Times New Roman" w:cs="Times New Roman"/>
          <w:bCs/>
          <w:color w:val="000000"/>
          <w:sz w:val="24"/>
          <w:lang w:val="en-US"/>
        </w:rPr>
        <w:t>Limitation of the methodology</w:t>
      </w:r>
      <w:r w:rsidR="00F10EDE">
        <w:rPr>
          <w:rFonts w:ascii="Times New Roman" w:eastAsia="Calibri" w:hAnsi="Times New Roman" w:cs="Times New Roman"/>
          <w:bCs/>
          <w:color w:val="000000"/>
          <w:sz w:val="24"/>
          <w:lang w:val="en-US"/>
        </w:rPr>
        <w:tab/>
      </w:r>
      <w:r w:rsidR="00F10EDE">
        <w:rPr>
          <w:rFonts w:ascii="Times New Roman" w:eastAsia="Calibri" w:hAnsi="Times New Roman" w:cs="Times New Roman"/>
          <w:bCs/>
          <w:color w:val="000000"/>
          <w:sz w:val="24"/>
          <w:lang w:val="en-US"/>
        </w:rPr>
        <w:tab/>
      </w:r>
      <w:r w:rsidR="00F10EDE">
        <w:rPr>
          <w:rFonts w:ascii="Times New Roman" w:eastAsia="Calibri" w:hAnsi="Times New Roman" w:cs="Times New Roman"/>
          <w:bCs/>
          <w:color w:val="000000"/>
          <w:sz w:val="24"/>
          <w:lang w:val="en-US"/>
        </w:rPr>
        <w:tab/>
      </w:r>
      <w:r w:rsidR="00F10EDE">
        <w:rPr>
          <w:rFonts w:ascii="Times New Roman" w:eastAsia="Calibri" w:hAnsi="Times New Roman" w:cs="Times New Roman"/>
          <w:bCs/>
          <w:color w:val="000000"/>
          <w:sz w:val="24"/>
          <w:lang w:val="en-US"/>
        </w:rPr>
        <w:tab/>
      </w:r>
      <w:r w:rsidR="00F10EDE">
        <w:rPr>
          <w:rFonts w:ascii="Times New Roman" w:eastAsia="Calibri" w:hAnsi="Times New Roman" w:cs="Times New Roman"/>
          <w:bCs/>
          <w:color w:val="000000"/>
          <w:sz w:val="24"/>
          <w:lang w:val="en-US"/>
        </w:rPr>
        <w:tab/>
      </w:r>
      <w:r w:rsidR="00F10EDE">
        <w:rPr>
          <w:rFonts w:ascii="Times New Roman" w:eastAsia="Calibri" w:hAnsi="Times New Roman" w:cs="Times New Roman"/>
          <w:bCs/>
          <w:color w:val="000000"/>
          <w:sz w:val="24"/>
          <w:lang w:val="en-US"/>
        </w:rPr>
        <w:tab/>
      </w:r>
      <w:r w:rsidR="00F10EDE">
        <w:rPr>
          <w:rFonts w:ascii="Times New Roman" w:eastAsia="Calibri" w:hAnsi="Times New Roman" w:cs="Times New Roman"/>
          <w:bCs/>
          <w:color w:val="000000"/>
          <w:sz w:val="24"/>
          <w:lang w:val="en-US"/>
        </w:rPr>
        <w:tab/>
        <w:t>42</w:t>
      </w:r>
    </w:p>
    <w:p w14:paraId="5AAA942D" w14:textId="71B19A46" w:rsidR="00FC625D" w:rsidRPr="00FC625D" w:rsidRDefault="00FC625D" w:rsidP="00FC625D">
      <w:pPr>
        <w:rPr>
          <w:rFonts w:ascii="Times New Roman" w:hAnsi="Times New Roman" w:cs="Times New Roman"/>
          <w:b/>
          <w:sz w:val="24"/>
          <w:szCs w:val="24"/>
        </w:rPr>
      </w:pPr>
      <w:r w:rsidRPr="00FC625D">
        <w:rPr>
          <w:rFonts w:ascii="Times New Roman" w:hAnsi="Times New Roman" w:cs="Times New Roman"/>
          <w:b/>
          <w:sz w:val="24"/>
          <w:szCs w:val="24"/>
        </w:rPr>
        <w:t>CHAPTER FOUR: DATA PRESENTATION AND ANALYSIS</w:t>
      </w:r>
    </w:p>
    <w:p w14:paraId="5D03633A" w14:textId="79A8080F"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 xml:space="preserve">4.1 </w:t>
      </w:r>
      <w:r w:rsidRPr="00FC625D">
        <w:rPr>
          <w:rFonts w:ascii="Times New Roman" w:hAnsi="Times New Roman" w:cs="Times New Roman"/>
          <w:sz w:val="24"/>
          <w:szCs w:val="24"/>
        </w:rPr>
        <w:tab/>
        <w:t>Presentation of Data</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t>4</w:t>
      </w:r>
      <w:r w:rsidR="00F10EDE">
        <w:rPr>
          <w:rFonts w:ascii="Times New Roman" w:hAnsi="Times New Roman" w:cs="Times New Roman"/>
          <w:sz w:val="24"/>
          <w:szCs w:val="24"/>
          <w:lang w:val="en-US"/>
        </w:rPr>
        <w:t>4</w:t>
      </w:r>
    </w:p>
    <w:p w14:paraId="6602A2F3" w14:textId="44D19846"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 xml:space="preserve">4.2    </w:t>
      </w:r>
      <w:r w:rsidRPr="00FC625D">
        <w:rPr>
          <w:rFonts w:ascii="Times New Roman" w:hAnsi="Times New Roman" w:cs="Times New Roman"/>
          <w:sz w:val="24"/>
          <w:szCs w:val="24"/>
        </w:rPr>
        <w:tab/>
        <w:t>Discussion of</w:t>
      </w:r>
      <w:r w:rsidR="00F10EDE">
        <w:rPr>
          <w:rFonts w:ascii="Times New Roman" w:hAnsi="Times New Roman" w:cs="Times New Roman"/>
          <w:sz w:val="24"/>
          <w:szCs w:val="24"/>
          <w:lang w:val="en-US"/>
        </w:rPr>
        <w:t xml:space="preserve"> Findings</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lang w:val="en-US"/>
        </w:rPr>
        <w:t>5</w:t>
      </w:r>
      <w:r w:rsidR="00F10EDE">
        <w:rPr>
          <w:rFonts w:ascii="Times New Roman" w:hAnsi="Times New Roman" w:cs="Times New Roman"/>
          <w:sz w:val="24"/>
          <w:szCs w:val="24"/>
          <w:lang w:val="en-US"/>
        </w:rPr>
        <w:t>9</w:t>
      </w:r>
    </w:p>
    <w:p w14:paraId="0E324049" w14:textId="3E48BBE0"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4.3       Comparison of Results with previous Findings</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F10EDE">
        <w:rPr>
          <w:rFonts w:ascii="Times New Roman" w:hAnsi="Times New Roman" w:cs="Times New Roman"/>
          <w:sz w:val="24"/>
          <w:szCs w:val="24"/>
          <w:lang w:val="en-US"/>
        </w:rPr>
        <w:t>60</w:t>
      </w:r>
    </w:p>
    <w:p w14:paraId="38D8FB99" w14:textId="77777777" w:rsidR="00FC625D" w:rsidRPr="00FC625D" w:rsidRDefault="00FC625D" w:rsidP="00FC625D">
      <w:pPr>
        <w:rPr>
          <w:rFonts w:ascii="Times New Roman" w:hAnsi="Times New Roman" w:cs="Times New Roman"/>
          <w:sz w:val="24"/>
          <w:szCs w:val="24"/>
        </w:rPr>
      </w:pPr>
    </w:p>
    <w:p w14:paraId="7738F691" w14:textId="77777777" w:rsidR="00FC625D" w:rsidRPr="00FC625D" w:rsidRDefault="00FC625D" w:rsidP="00FC625D">
      <w:pPr>
        <w:rPr>
          <w:rFonts w:ascii="Times New Roman" w:hAnsi="Times New Roman" w:cs="Times New Roman"/>
          <w:b/>
          <w:sz w:val="24"/>
          <w:szCs w:val="24"/>
        </w:rPr>
      </w:pPr>
      <w:r w:rsidRPr="00FC625D">
        <w:rPr>
          <w:rFonts w:ascii="Times New Roman" w:hAnsi="Times New Roman" w:cs="Times New Roman"/>
          <w:b/>
          <w:sz w:val="24"/>
          <w:szCs w:val="24"/>
        </w:rPr>
        <w:t>CHAPTER FIVE: SUMMARY, RECOMMENDATION AND CONCLUSION</w:t>
      </w:r>
      <w:r w:rsidRPr="00FC625D">
        <w:rPr>
          <w:rFonts w:ascii="Times New Roman" w:hAnsi="Times New Roman" w:cs="Times New Roman"/>
          <w:b/>
          <w:sz w:val="24"/>
          <w:szCs w:val="24"/>
        </w:rPr>
        <w:tab/>
      </w:r>
      <w:r w:rsidRPr="00FC625D">
        <w:rPr>
          <w:rFonts w:ascii="Times New Roman" w:hAnsi="Times New Roman" w:cs="Times New Roman"/>
          <w:b/>
          <w:sz w:val="24"/>
          <w:szCs w:val="24"/>
        </w:rPr>
        <w:tab/>
      </w:r>
    </w:p>
    <w:p w14:paraId="5F581EA5" w14:textId="68468435"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5.1</w:t>
      </w:r>
      <w:r w:rsidRPr="00FC625D">
        <w:rPr>
          <w:rFonts w:ascii="Times New Roman" w:hAnsi="Times New Roman" w:cs="Times New Roman"/>
          <w:sz w:val="24"/>
          <w:szCs w:val="24"/>
        </w:rPr>
        <w:tab/>
        <w:t>Summary of Findings</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5021D9">
        <w:rPr>
          <w:rFonts w:ascii="Times New Roman" w:hAnsi="Times New Roman" w:cs="Times New Roman"/>
          <w:sz w:val="24"/>
          <w:szCs w:val="24"/>
          <w:lang w:val="en-US"/>
        </w:rPr>
        <w:t>62</w:t>
      </w:r>
    </w:p>
    <w:p w14:paraId="529C9774" w14:textId="0315FBD4"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5.2</w:t>
      </w:r>
      <w:r w:rsidRPr="00FC625D">
        <w:rPr>
          <w:rFonts w:ascii="Times New Roman" w:hAnsi="Times New Roman" w:cs="Times New Roman"/>
          <w:sz w:val="24"/>
          <w:szCs w:val="24"/>
        </w:rPr>
        <w:tab/>
        <w:t>Conclusions</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5021D9">
        <w:rPr>
          <w:rFonts w:ascii="Times New Roman" w:hAnsi="Times New Roman" w:cs="Times New Roman"/>
          <w:sz w:val="24"/>
          <w:szCs w:val="24"/>
          <w:lang w:val="en-US"/>
        </w:rPr>
        <w:t>63</w:t>
      </w:r>
    </w:p>
    <w:p w14:paraId="5C6B0C1D" w14:textId="24BBC1B6"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5.3</w:t>
      </w:r>
      <w:r w:rsidRPr="00FC625D">
        <w:rPr>
          <w:rFonts w:ascii="Times New Roman" w:hAnsi="Times New Roman" w:cs="Times New Roman"/>
          <w:sz w:val="24"/>
          <w:szCs w:val="24"/>
        </w:rPr>
        <w:tab/>
        <w:t>Recommendations</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5021D9">
        <w:rPr>
          <w:rFonts w:ascii="Times New Roman" w:hAnsi="Times New Roman" w:cs="Times New Roman"/>
          <w:sz w:val="24"/>
          <w:szCs w:val="24"/>
          <w:lang w:val="en-US"/>
        </w:rPr>
        <w:t>65</w:t>
      </w:r>
    </w:p>
    <w:p w14:paraId="11BC9F9C" w14:textId="1AB5A2F8" w:rsidR="00FC625D" w:rsidRPr="00FC625D" w:rsidRDefault="00FC625D" w:rsidP="00FC625D">
      <w:pPr>
        <w:rPr>
          <w:rFonts w:ascii="Times New Roman" w:hAnsi="Times New Roman" w:cs="Times New Roman"/>
          <w:sz w:val="24"/>
          <w:szCs w:val="24"/>
          <w:lang w:val="en-US"/>
        </w:rPr>
      </w:pPr>
      <w:r w:rsidRPr="00FC625D">
        <w:rPr>
          <w:rFonts w:ascii="Times New Roman" w:hAnsi="Times New Roman" w:cs="Times New Roman"/>
          <w:sz w:val="24"/>
          <w:szCs w:val="24"/>
        </w:rPr>
        <w:t>5.4       Suggestion for Further Studies</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005021D9">
        <w:rPr>
          <w:rFonts w:ascii="Times New Roman" w:hAnsi="Times New Roman" w:cs="Times New Roman"/>
          <w:sz w:val="24"/>
          <w:szCs w:val="24"/>
          <w:lang w:val="en-US"/>
        </w:rPr>
        <w:t>66</w:t>
      </w:r>
    </w:p>
    <w:p w14:paraId="0C43ECCE" w14:textId="77777777" w:rsidR="00FC625D" w:rsidRPr="00FC625D" w:rsidRDefault="00FC625D" w:rsidP="00FC625D">
      <w:pPr>
        <w:rPr>
          <w:rFonts w:ascii="Times New Roman" w:hAnsi="Times New Roman" w:cs="Times New Roman"/>
          <w:sz w:val="24"/>
          <w:szCs w:val="24"/>
        </w:rPr>
      </w:pPr>
      <w:r w:rsidRPr="00FC625D">
        <w:rPr>
          <w:rFonts w:ascii="Times New Roman" w:hAnsi="Times New Roman" w:cs="Times New Roman"/>
          <w:sz w:val="24"/>
          <w:szCs w:val="24"/>
        </w:rPr>
        <w:t>References</w:t>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r w:rsidRPr="00FC625D">
        <w:rPr>
          <w:rFonts w:ascii="Times New Roman" w:hAnsi="Times New Roman" w:cs="Times New Roman"/>
          <w:sz w:val="24"/>
          <w:szCs w:val="24"/>
        </w:rPr>
        <w:tab/>
      </w:r>
    </w:p>
    <w:p w14:paraId="14394CE6" w14:textId="7547BF3C" w:rsidR="00FC625D" w:rsidRDefault="00FC625D" w:rsidP="00FC625D">
      <w:pPr>
        <w:rPr>
          <w:rFonts w:ascii="Times New Roman" w:hAnsi="Times New Roman" w:cs="Times New Roman"/>
          <w:sz w:val="24"/>
          <w:szCs w:val="24"/>
        </w:rPr>
        <w:sectPr w:rsidR="00FC625D" w:rsidSect="00FC625D">
          <w:footerReference w:type="default" r:id="rId7"/>
          <w:pgSz w:w="11906" w:h="16838"/>
          <w:pgMar w:top="1440" w:right="1440" w:bottom="1440" w:left="1440" w:header="708" w:footer="708" w:gutter="0"/>
          <w:pgNumType w:fmt="lowerRoman"/>
          <w:cols w:space="708"/>
          <w:docGrid w:linePitch="360"/>
        </w:sectPr>
      </w:pPr>
      <w:r w:rsidRPr="00FC625D">
        <w:rPr>
          <w:rFonts w:ascii="Times New Roman" w:hAnsi="Times New Roman" w:cs="Times New Roman"/>
          <w:sz w:val="24"/>
          <w:szCs w:val="24"/>
        </w:rPr>
        <w:t>Appendix</w:t>
      </w:r>
    </w:p>
    <w:p w14:paraId="73EB1E69" w14:textId="77777777" w:rsidR="00FC625D" w:rsidRDefault="00FC625D" w:rsidP="00FC625D">
      <w:pPr>
        <w:spacing w:after="0" w:line="276" w:lineRule="auto"/>
        <w:rPr>
          <w:rFonts w:ascii="Times New Roman" w:hAnsi="Times New Roman" w:cs="Times New Roman"/>
          <w:b/>
          <w:color w:val="000000" w:themeColor="text1"/>
          <w:sz w:val="24"/>
          <w:szCs w:val="24"/>
          <w:lang w:val="en-US"/>
        </w:rPr>
      </w:pPr>
    </w:p>
    <w:p w14:paraId="0095872A" w14:textId="0C1DF275" w:rsidR="00B10522" w:rsidRPr="00CA1C86" w:rsidRDefault="00B10522" w:rsidP="00B10522">
      <w:pPr>
        <w:spacing w:after="0" w:line="276" w:lineRule="auto"/>
        <w:jc w:val="center"/>
        <w:rPr>
          <w:rFonts w:ascii="Times New Roman" w:hAnsi="Times New Roman" w:cs="Times New Roman"/>
          <w:b/>
          <w:color w:val="000000" w:themeColor="text1"/>
          <w:sz w:val="24"/>
          <w:szCs w:val="24"/>
          <w:lang w:val="en-US"/>
        </w:rPr>
      </w:pPr>
      <w:r w:rsidRPr="00CA1C86">
        <w:rPr>
          <w:rFonts w:ascii="Times New Roman" w:hAnsi="Times New Roman" w:cs="Times New Roman"/>
          <w:b/>
          <w:color w:val="000000" w:themeColor="text1"/>
          <w:sz w:val="24"/>
          <w:szCs w:val="24"/>
          <w:lang w:val="en-US"/>
        </w:rPr>
        <w:t>CHAPTER ONE</w:t>
      </w:r>
    </w:p>
    <w:p w14:paraId="036EF462" w14:textId="77777777" w:rsidR="00B10522" w:rsidRPr="00CA1C86" w:rsidRDefault="00B10522" w:rsidP="00B10522">
      <w:pPr>
        <w:spacing w:after="0" w:line="276" w:lineRule="auto"/>
        <w:jc w:val="center"/>
        <w:rPr>
          <w:rFonts w:ascii="Times New Roman" w:hAnsi="Times New Roman" w:cs="Times New Roman"/>
          <w:b/>
          <w:color w:val="000000" w:themeColor="text1"/>
          <w:sz w:val="24"/>
          <w:szCs w:val="24"/>
          <w:lang w:val="en-US"/>
        </w:rPr>
      </w:pPr>
    </w:p>
    <w:p w14:paraId="52A207D4" w14:textId="77777777" w:rsidR="00B10522" w:rsidRPr="00CA1C86" w:rsidRDefault="00B10522" w:rsidP="00B10522">
      <w:pPr>
        <w:spacing w:after="0" w:line="276" w:lineRule="auto"/>
        <w:jc w:val="center"/>
        <w:rPr>
          <w:rFonts w:ascii="Times New Roman" w:hAnsi="Times New Roman" w:cs="Times New Roman"/>
          <w:b/>
          <w:color w:val="000000" w:themeColor="text1"/>
          <w:sz w:val="24"/>
          <w:szCs w:val="24"/>
          <w:lang w:val="en-US"/>
        </w:rPr>
      </w:pPr>
      <w:r w:rsidRPr="00CA1C86">
        <w:rPr>
          <w:rFonts w:ascii="Times New Roman" w:hAnsi="Times New Roman" w:cs="Times New Roman"/>
          <w:b/>
          <w:color w:val="000000" w:themeColor="text1"/>
          <w:sz w:val="24"/>
          <w:szCs w:val="24"/>
          <w:lang w:val="en-US"/>
        </w:rPr>
        <w:t>INTRODUCTION</w:t>
      </w:r>
    </w:p>
    <w:p w14:paraId="2D132624" w14:textId="77777777" w:rsidR="00B10522" w:rsidRDefault="00B10522" w:rsidP="00B10522">
      <w:pPr>
        <w:spacing w:after="200" w:line="276" w:lineRule="auto"/>
        <w:rPr>
          <w:rFonts w:ascii="Times New Roman" w:hAnsi="Times New Roman" w:cs="Times New Roman"/>
          <w:b/>
          <w:color w:val="000000" w:themeColor="text1"/>
          <w:sz w:val="24"/>
          <w:szCs w:val="24"/>
          <w:lang w:val="en-US"/>
        </w:rPr>
      </w:pPr>
    </w:p>
    <w:p w14:paraId="52AB10AA" w14:textId="77777777" w:rsidR="00B10522" w:rsidRPr="00CA1C86" w:rsidRDefault="00B10522" w:rsidP="00B10522">
      <w:pPr>
        <w:spacing w:after="200" w:line="276" w:lineRule="auto"/>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1.1</w:t>
      </w:r>
      <w:r>
        <w:rPr>
          <w:rFonts w:ascii="Times New Roman" w:hAnsi="Times New Roman" w:cs="Times New Roman"/>
          <w:b/>
          <w:color w:val="000000" w:themeColor="text1"/>
          <w:sz w:val="24"/>
          <w:szCs w:val="24"/>
          <w:lang w:val="en-US"/>
        </w:rPr>
        <w:tab/>
      </w:r>
      <w:r w:rsidRPr="00CA1C86">
        <w:rPr>
          <w:rFonts w:ascii="Times New Roman" w:hAnsi="Times New Roman" w:cs="Times New Roman"/>
          <w:b/>
          <w:color w:val="000000" w:themeColor="text1"/>
          <w:sz w:val="24"/>
          <w:szCs w:val="24"/>
          <w:lang w:val="en-US"/>
        </w:rPr>
        <w:t>Background of the Study</w:t>
      </w:r>
    </w:p>
    <w:p w14:paraId="07AB1E95" w14:textId="77777777" w:rsidR="00B10522" w:rsidRDefault="00B10522" w:rsidP="00B10522">
      <w:pPr>
        <w:spacing w:line="480" w:lineRule="auto"/>
        <w:jc w:val="both"/>
        <w:rPr>
          <w:rFonts w:ascii="Times New Roman" w:hAnsi="Times New Roman" w:cs="Times New Roman"/>
          <w:sz w:val="24"/>
          <w:szCs w:val="24"/>
        </w:rPr>
      </w:pPr>
      <w:r w:rsidRPr="00C133A8">
        <w:rPr>
          <w:rFonts w:ascii="Times New Roman" w:hAnsi="Times New Roman" w:cs="Times New Roman"/>
          <w:sz w:val="24"/>
          <w:szCs w:val="24"/>
        </w:rPr>
        <w:t>Including health-related and educational content, social media has become a potent medium for sharing knowledge</w:t>
      </w:r>
      <w:r>
        <w:rPr>
          <w:rFonts w:ascii="Times New Roman" w:hAnsi="Times New Roman" w:cs="Times New Roman"/>
          <w:sz w:val="24"/>
          <w:szCs w:val="24"/>
          <w:lang w:val="en-US"/>
        </w:rPr>
        <w:t>.</w:t>
      </w:r>
      <w:r w:rsidRPr="00C133A8">
        <w:rPr>
          <w:rFonts w:ascii="Times New Roman" w:hAnsi="Times New Roman" w:cs="Times New Roman"/>
          <w:sz w:val="24"/>
          <w:szCs w:val="24"/>
        </w:rPr>
        <w:t xml:space="preserve"> It encompasses various platforms such as blogs, microblogs (e.g., Twitter), content communities (e.g., YouTube), and social networking sites (e.g., Facebook and LinkedIn). The influence of social media extends to healthcare decision-making, with many individuals utilizing online resources for medical guidance. The advent of the Internet has revolutionized communication, enabling unrestricted knowledge sharing, particularly in the healthcare sector (Aiyende et al., 2020). In recent years, social media has facilitated the widespread distribution of medical information, allowing patients to access health-related content (Tan &amp; Goonawardene, 2017).</w:t>
      </w:r>
    </w:p>
    <w:p w14:paraId="4AC0DEEB" w14:textId="77777777" w:rsidR="00B10522" w:rsidRDefault="00B10522" w:rsidP="00B10522">
      <w:pPr>
        <w:spacing w:line="480" w:lineRule="auto"/>
        <w:jc w:val="both"/>
        <w:rPr>
          <w:rFonts w:ascii="Times New Roman" w:hAnsi="Times New Roman" w:cs="Times New Roman"/>
          <w:sz w:val="24"/>
          <w:szCs w:val="24"/>
        </w:rPr>
      </w:pPr>
      <w:r w:rsidRPr="00C133A8">
        <w:rPr>
          <w:rFonts w:ascii="Times New Roman" w:hAnsi="Times New Roman" w:cs="Times New Roman"/>
          <w:sz w:val="24"/>
          <w:szCs w:val="24"/>
        </w:rPr>
        <w:t>Social media is used in many different ways in the healthcare industry; people look for medical advice, investigate diseases, and have conversations with others who have similar medical issues. Studies have shown that technology has empowered individuals, transforming the way they seek health-related information (Salau et al., 2020; Greenhalgh et al., 2016; Laranjo et al., 2015; Koster et al., 2015; Kear, Harrington, &amp; Bhattacharya, 2015; Greaves et al., 2013; Mackey, Liang, &amp; Strathdee, 2013; Greene et al., 2011). Social media links patients all over and offers a casual avenue for disease reporting (Adelua et al., 2020). Many patients rely on online reviews and recommendations from strangers when making medical decisions. Additionally, online medical consultations eliminate geographical barriers, allowing patients to consult renowned physicians at lower costs (Shepherd et al., 2015; Albalawi &amp; Sixsmith, 2014). However, certain cases still require in-person physical examinations.</w:t>
      </w:r>
    </w:p>
    <w:p w14:paraId="6434BE54" w14:textId="77777777" w:rsidR="00B10522" w:rsidRDefault="00B10522" w:rsidP="00B10522">
      <w:pPr>
        <w:spacing w:line="480" w:lineRule="auto"/>
        <w:jc w:val="both"/>
        <w:rPr>
          <w:rFonts w:ascii="Times New Roman" w:hAnsi="Times New Roman" w:cs="Times New Roman"/>
          <w:sz w:val="24"/>
          <w:szCs w:val="24"/>
        </w:rPr>
      </w:pPr>
      <w:r w:rsidRPr="00C133A8">
        <w:rPr>
          <w:rFonts w:ascii="Times New Roman" w:hAnsi="Times New Roman" w:cs="Times New Roman"/>
          <w:sz w:val="24"/>
          <w:szCs w:val="24"/>
        </w:rPr>
        <w:lastRenderedPageBreak/>
        <w:t>Social media poses certain hazards for patients and healthcare workers even while it improves access to education and healthcare. The spread of misinformation can lead to harmful health consequences and damage the credibility of medical practitioners (James et al., 2020; Zhang et al., 2017; Sawesi et al., 2016; Smailhodzic et al., 2016; Song et al., 2016; Tonsaker, Bartlett, &amp; Trpkov, 2014). While patient participation in social media can help to lower costs and improve health outcomes, there is a significant danger of coming across false or unreliable information (Tyrawski &amp; DeAndrea, 2015). Research indicates that healthcare professionals mitigate these risks by sharing accurate information and directing patients to reputable sources (Fayemi et al., 2020; Campbell et al., 2016; Almaiman et al., 2015; Bahkali et al., 2015; Diviani et al., 2015; Coulson, 2013)</w:t>
      </w:r>
      <w:r w:rsidRPr="00CA1C86">
        <w:rPr>
          <w:rFonts w:ascii="Times New Roman" w:hAnsi="Times New Roman" w:cs="Times New Roman"/>
          <w:sz w:val="24"/>
          <w:szCs w:val="24"/>
        </w:rPr>
        <w:t xml:space="preserve">. </w:t>
      </w:r>
      <w:r w:rsidRPr="00C133A8">
        <w:rPr>
          <w:rFonts w:ascii="Times New Roman" w:hAnsi="Times New Roman" w:cs="Times New Roman"/>
          <w:sz w:val="24"/>
          <w:szCs w:val="24"/>
        </w:rPr>
        <w:t>Another difficulty is the inclination for certain individuals to substitute professional medical advice with unverified online recommendations, leading to changes in traditional healthcare-seeking behavior (Nejo et al., 2020).</w:t>
      </w:r>
    </w:p>
    <w:p w14:paraId="56767801" w14:textId="77777777" w:rsidR="00B10522" w:rsidRDefault="00B10522" w:rsidP="00B10522">
      <w:pPr>
        <w:spacing w:after="0" w:line="480" w:lineRule="auto"/>
        <w:jc w:val="both"/>
        <w:rPr>
          <w:rFonts w:ascii="Times New Roman" w:hAnsi="Times New Roman" w:cs="Times New Roman"/>
          <w:sz w:val="24"/>
          <w:szCs w:val="24"/>
        </w:rPr>
      </w:pPr>
      <w:r w:rsidRPr="00F409CA">
        <w:rPr>
          <w:rFonts w:ascii="Times New Roman" w:hAnsi="Times New Roman" w:cs="Times New Roman"/>
          <w:sz w:val="24"/>
          <w:szCs w:val="24"/>
        </w:rPr>
        <w:t>With an emphasis on immunization programs in the Alimosho Local Government Area, this study investigates the influence of social media on public health initiatives in Lagos. In order to shed light on the advantages and disadvantages of using digital platforms for health communication, this study will investigate how social media affects public attitudes, involvement, and engagement in immunization programs.</w:t>
      </w:r>
    </w:p>
    <w:p w14:paraId="19E68FE3" w14:textId="77777777" w:rsidR="00B10522" w:rsidRPr="00A63A4C" w:rsidRDefault="00B10522" w:rsidP="00B10522">
      <w:pPr>
        <w:spacing w:after="0" w:line="480" w:lineRule="auto"/>
        <w:jc w:val="both"/>
        <w:rPr>
          <w:rFonts w:ascii="Times New Roman" w:hAnsi="Times New Roman" w:cs="Times New Roman"/>
          <w:b/>
          <w:color w:val="000000" w:themeColor="text1"/>
          <w:sz w:val="24"/>
          <w:szCs w:val="24"/>
          <w:lang w:val="en-GB"/>
        </w:rPr>
      </w:pPr>
      <w:r>
        <w:rPr>
          <w:rFonts w:ascii="Times New Roman" w:hAnsi="Times New Roman" w:cs="Times New Roman"/>
          <w:b/>
          <w:color w:val="000000" w:themeColor="text1"/>
          <w:sz w:val="24"/>
          <w:szCs w:val="24"/>
          <w:lang w:val="en-GB"/>
        </w:rPr>
        <w:t>1.2</w:t>
      </w:r>
      <w:r>
        <w:rPr>
          <w:rFonts w:ascii="Times New Roman" w:hAnsi="Times New Roman" w:cs="Times New Roman"/>
          <w:b/>
          <w:color w:val="000000" w:themeColor="text1"/>
          <w:sz w:val="24"/>
          <w:szCs w:val="24"/>
          <w:lang w:val="en-GB"/>
        </w:rPr>
        <w:tab/>
      </w:r>
      <w:r w:rsidRPr="00A63A4C">
        <w:rPr>
          <w:rFonts w:ascii="Times New Roman" w:hAnsi="Times New Roman" w:cs="Times New Roman"/>
          <w:b/>
          <w:color w:val="000000" w:themeColor="text1"/>
          <w:sz w:val="24"/>
          <w:szCs w:val="24"/>
          <w:lang w:val="en-GB"/>
        </w:rPr>
        <w:t xml:space="preserve">Statement of the Problem </w:t>
      </w:r>
    </w:p>
    <w:p w14:paraId="3D2AC2EB" w14:textId="77777777" w:rsidR="00B10522" w:rsidRDefault="00B10522" w:rsidP="00B10522">
      <w:pPr>
        <w:spacing w:line="480" w:lineRule="auto"/>
        <w:jc w:val="both"/>
        <w:rPr>
          <w:rFonts w:ascii="Times New Roman" w:hAnsi="Times New Roman" w:cs="Times New Roman"/>
          <w:sz w:val="24"/>
          <w:szCs w:val="24"/>
        </w:rPr>
      </w:pPr>
      <w:r w:rsidRPr="00F409CA">
        <w:rPr>
          <w:rFonts w:ascii="Times New Roman" w:hAnsi="Times New Roman" w:cs="Times New Roman"/>
          <w:sz w:val="24"/>
          <w:szCs w:val="24"/>
        </w:rPr>
        <w:t>Primary health care (PHC) has been widely accepted as a crucial tactic for accomplishing the Millennium Development Goals (MDGs) and Sustainable Development Goals (SDGs) since the global declaration of "Health for All" in 1978. PHC provides preventive, curative, and rehabilitative services that are essential in tackling public health issues. In order to guarantee universal health coverage, key PHC tenets including accessibility, community involvement, equity, inter-sectoral collaboration, and the utilization of suitable technology are still crucial.</w:t>
      </w:r>
    </w:p>
    <w:p w14:paraId="2C8487D7" w14:textId="77777777" w:rsidR="00B10522" w:rsidRDefault="00B10522" w:rsidP="00B10522">
      <w:pPr>
        <w:spacing w:line="480" w:lineRule="auto"/>
        <w:jc w:val="both"/>
        <w:rPr>
          <w:rFonts w:ascii="Times New Roman" w:hAnsi="Times New Roman" w:cs="Times New Roman"/>
          <w:sz w:val="24"/>
          <w:szCs w:val="24"/>
        </w:rPr>
      </w:pPr>
      <w:r w:rsidRPr="00F409CA">
        <w:rPr>
          <w:rFonts w:ascii="Times New Roman" w:hAnsi="Times New Roman" w:cs="Times New Roman"/>
          <w:sz w:val="24"/>
          <w:szCs w:val="24"/>
        </w:rPr>
        <w:lastRenderedPageBreak/>
        <w:t>Immunization programs are nonetheless hampered by vaccination hesitancy and disinformation, despite efforts to improve healthcare delivery, especially in heavily populated places like Lagos' Alimosho Local Government. Social media has become a potent instrument for health communication, and successful public health campaigns are essential for encouraging vaccination uptake. The potential of social media in public health advocacy has been highlighted by the World Health Organization, which has underlined the significance of spreading health information through publicly accessible platforms. Nevertheless, nothing is known about how much social media affects Alimosho immunization initiatives.</w:t>
      </w:r>
    </w:p>
    <w:p w14:paraId="735C0E1B" w14:textId="77777777" w:rsidR="00B10522" w:rsidRDefault="00B10522" w:rsidP="00B10522">
      <w:pPr>
        <w:spacing w:line="480" w:lineRule="auto"/>
        <w:jc w:val="both"/>
        <w:rPr>
          <w:rFonts w:ascii="Times New Roman" w:hAnsi="Times New Roman" w:cs="Times New Roman"/>
          <w:sz w:val="24"/>
          <w:szCs w:val="24"/>
        </w:rPr>
      </w:pPr>
      <w:r w:rsidRPr="00F409CA">
        <w:rPr>
          <w:rFonts w:ascii="Times New Roman" w:hAnsi="Times New Roman" w:cs="Times New Roman"/>
          <w:sz w:val="24"/>
          <w:szCs w:val="24"/>
        </w:rPr>
        <w:t>The purpose of this study is to investigate how social media influences public attitudes and involvement in immunization campaigns within Alimosho Local Government. It specifically seeks to evaluate the ways in which digital platforms might improve community involvement in immunization campaigns, raise public awareness, and counteract false information. Developing more successful health initiatives that use social media to enhance public health outcomes requires addressing these issues.</w:t>
      </w:r>
    </w:p>
    <w:p w14:paraId="2D961B32" w14:textId="77777777" w:rsidR="00B10522" w:rsidRPr="007610BE" w:rsidRDefault="00B10522" w:rsidP="00B10522">
      <w:pPr>
        <w:spacing w:line="480" w:lineRule="auto"/>
        <w:jc w:val="both"/>
        <w:rPr>
          <w:rFonts w:ascii="Times New Roman" w:hAnsi="Times New Roman" w:cs="Times New Roman"/>
          <w:b/>
          <w:color w:val="000000" w:themeColor="text1"/>
          <w:sz w:val="24"/>
          <w:szCs w:val="24"/>
          <w:lang w:val="en-GB"/>
        </w:rPr>
      </w:pPr>
      <w:r>
        <w:rPr>
          <w:rFonts w:ascii="Times New Roman" w:hAnsi="Times New Roman" w:cs="Times New Roman"/>
          <w:b/>
          <w:color w:val="000000" w:themeColor="text1"/>
          <w:sz w:val="24"/>
          <w:szCs w:val="24"/>
          <w:lang w:val="en-GB"/>
        </w:rPr>
        <w:t>1.3</w:t>
      </w:r>
      <w:r>
        <w:rPr>
          <w:rFonts w:ascii="Times New Roman" w:hAnsi="Times New Roman" w:cs="Times New Roman"/>
          <w:b/>
          <w:color w:val="000000" w:themeColor="text1"/>
          <w:sz w:val="24"/>
          <w:szCs w:val="24"/>
          <w:lang w:val="en-GB"/>
        </w:rPr>
        <w:tab/>
      </w:r>
      <w:r w:rsidRPr="007610BE">
        <w:rPr>
          <w:rFonts w:ascii="Times New Roman" w:hAnsi="Times New Roman" w:cs="Times New Roman"/>
          <w:b/>
          <w:color w:val="000000" w:themeColor="text1"/>
          <w:sz w:val="24"/>
          <w:szCs w:val="24"/>
          <w:lang w:val="en-GB"/>
        </w:rPr>
        <w:t>Objectives of the study</w:t>
      </w:r>
    </w:p>
    <w:p w14:paraId="729E0A87" w14:textId="77777777" w:rsidR="00B10522" w:rsidRDefault="00B10522" w:rsidP="00B10522">
      <w:pPr>
        <w:spacing w:line="480" w:lineRule="auto"/>
        <w:jc w:val="both"/>
        <w:rPr>
          <w:rFonts w:ascii="Times New Roman" w:hAnsi="Times New Roman" w:cs="Times New Roman"/>
          <w:sz w:val="24"/>
          <w:szCs w:val="24"/>
        </w:rPr>
      </w:pPr>
      <w:r w:rsidRPr="007610BE">
        <w:rPr>
          <w:rFonts w:ascii="Times New Roman" w:hAnsi="Times New Roman" w:cs="Times New Roman"/>
          <w:sz w:val="24"/>
          <w:szCs w:val="24"/>
        </w:rPr>
        <w:t>The general objective of this study is to examine social media and public health campaigns in Lagos: A case of vaccination programs in Alimosho LG. Specifically, the study aims to</w:t>
      </w:r>
    </w:p>
    <w:p w14:paraId="3406D42E" w14:textId="77777777" w:rsidR="00B10522" w:rsidRDefault="00B10522" w:rsidP="00B10522">
      <w:pPr>
        <w:pStyle w:val="ListParagraph"/>
        <w:numPr>
          <w:ilvl w:val="0"/>
          <w:numId w:val="2"/>
        </w:numPr>
        <w:spacing w:line="480" w:lineRule="auto"/>
        <w:jc w:val="both"/>
        <w:rPr>
          <w:rFonts w:ascii="Times New Roman" w:hAnsi="Times New Roman" w:cs="Times New Roman"/>
          <w:sz w:val="24"/>
          <w:szCs w:val="24"/>
        </w:rPr>
      </w:pPr>
      <w:r w:rsidRPr="007610BE">
        <w:rPr>
          <w:rFonts w:ascii="Times New Roman" w:hAnsi="Times New Roman" w:cs="Times New Roman"/>
          <w:sz w:val="24"/>
          <w:szCs w:val="24"/>
        </w:rPr>
        <w:t>To evaluate the awareness of social media as a reliable channel for accessing vaccination-related healthcare information among residents of Alimosho Local Government, Lagos.</w:t>
      </w:r>
    </w:p>
    <w:p w14:paraId="0506BB5C" w14:textId="77777777" w:rsidR="00B10522" w:rsidRDefault="00B10522" w:rsidP="00B10522">
      <w:pPr>
        <w:pStyle w:val="ListParagraph"/>
        <w:numPr>
          <w:ilvl w:val="0"/>
          <w:numId w:val="2"/>
        </w:numPr>
        <w:spacing w:line="480" w:lineRule="auto"/>
        <w:jc w:val="both"/>
        <w:rPr>
          <w:rFonts w:ascii="Times New Roman" w:hAnsi="Times New Roman" w:cs="Times New Roman"/>
          <w:sz w:val="24"/>
          <w:szCs w:val="24"/>
        </w:rPr>
      </w:pPr>
      <w:r w:rsidRPr="007610BE">
        <w:rPr>
          <w:rFonts w:ascii="Times New Roman" w:hAnsi="Times New Roman" w:cs="Times New Roman"/>
          <w:sz w:val="24"/>
          <w:szCs w:val="24"/>
        </w:rPr>
        <w:t>To assess the extent of social media adoption for seeking vaccination and immunization information among residents of Alimosho Local Government, Lagos.</w:t>
      </w:r>
    </w:p>
    <w:p w14:paraId="6E4E794F" w14:textId="77777777" w:rsidR="00B10522" w:rsidRDefault="00B10522" w:rsidP="00B10522">
      <w:pPr>
        <w:pStyle w:val="ListParagraph"/>
        <w:numPr>
          <w:ilvl w:val="0"/>
          <w:numId w:val="2"/>
        </w:numPr>
        <w:spacing w:line="480" w:lineRule="auto"/>
        <w:jc w:val="both"/>
        <w:rPr>
          <w:rFonts w:ascii="Times New Roman" w:hAnsi="Times New Roman" w:cs="Times New Roman"/>
          <w:sz w:val="24"/>
          <w:szCs w:val="24"/>
        </w:rPr>
      </w:pPr>
      <w:r w:rsidRPr="007610BE">
        <w:rPr>
          <w:rFonts w:ascii="Times New Roman" w:hAnsi="Times New Roman" w:cs="Times New Roman"/>
          <w:sz w:val="24"/>
          <w:szCs w:val="24"/>
        </w:rPr>
        <w:t>To examine the role of social media in shaping public perceptions and decision-making regarding vaccination programs in Alimosho Local Government, Lagos.</w:t>
      </w:r>
    </w:p>
    <w:p w14:paraId="5390B114" w14:textId="77777777" w:rsidR="00B10522" w:rsidRDefault="00B10522" w:rsidP="00B10522">
      <w:pPr>
        <w:rPr>
          <w:rFonts w:ascii="Times New Roman" w:hAnsi="Times New Roman" w:cs="Times New Roman"/>
          <w:sz w:val="24"/>
          <w:szCs w:val="24"/>
        </w:rPr>
      </w:pPr>
    </w:p>
    <w:p w14:paraId="70E61CF6" w14:textId="77777777" w:rsidR="00B10522" w:rsidRPr="007610BE" w:rsidRDefault="00B10522" w:rsidP="00B10522">
      <w:pPr>
        <w:spacing w:after="200" w:line="276" w:lineRule="auto"/>
        <w:rPr>
          <w:rFonts w:ascii="Times New Roman" w:hAnsi="Times New Roman" w:cs="Times New Roman"/>
          <w:b/>
          <w:color w:val="000000" w:themeColor="text1"/>
          <w:sz w:val="24"/>
          <w:szCs w:val="24"/>
          <w:lang w:val="en-GB"/>
        </w:rPr>
      </w:pPr>
      <w:r>
        <w:rPr>
          <w:rFonts w:ascii="Times New Roman" w:hAnsi="Times New Roman" w:cs="Times New Roman"/>
          <w:b/>
          <w:color w:val="000000" w:themeColor="text1"/>
          <w:sz w:val="24"/>
          <w:szCs w:val="24"/>
          <w:lang w:val="en-GB"/>
        </w:rPr>
        <w:t>1.4</w:t>
      </w:r>
      <w:r>
        <w:rPr>
          <w:rFonts w:ascii="Times New Roman" w:hAnsi="Times New Roman" w:cs="Times New Roman"/>
          <w:b/>
          <w:color w:val="000000" w:themeColor="text1"/>
          <w:sz w:val="24"/>
          <w:szCs w:val="24"/>
          <w:lang w:val="en-GB"/>
        </w:rPr>
        <w:tab/>
      </w:r>
      <w:r w:rsidRPr="007610BE">
        <w:rPr>
          <w:rFonts w:ascii="Times New Roman" w:hAnsi="Times New Roman" w:cs="Times New Roman"/>
          <w:b/>
          <w:color w:val="000000" w:themeColor="text1"/>
          <w:sz w:val="24"/>
          <w:szCs w:val="24"/>
          <w:lang w:val="en-GB"/>
        </w:rPr>
        <w:t>Research Questions</w:t>
      </w:r>
    </w:p>
    <w:p w14:paraId="46F1FB42" w14:textId="77777777" w:rsidR="00B10522" w:rsidRPr="007610BE" w:rsidRDefault="00B10522" w:rsidP="00B10522">
      <w:pPr>
        <w:spacing w:after="200" w:line="480" w:lineRule="auto"/>
        <w:jc w:val="both"/>
        <w:rPr>
          <w:rFonts w:ascii="Times New Roman" w:hAnsi="Times New Roman" w:cs="Times New Roman"/>
          <w:color w:val="000000" w:themeColor="text1"/>
          <w:sz w:val="24"/>
          <w:szCs w:val="24"/>
          <w:lang w:val="en-GB"/>
        </w:rPr>
      </w:pPr>
      <w:r w:rsidRPr="007610BE">
        <w:rPr>
          <w:rFonts w:ascii="Times New Roman" w:hAnsi="Times New Roman" w:cs="Times New Roman"/>
          <w:color w:val="000000" w:themeColor="text1"/>
          <w:sz w:val="24"/>
          <w:szCs w:val="24"/>
          <w:lang w:val="en-GB"/>
        </w:rPr>
        <w:t>The following research questions are asked in the course of this study:</w:t>
      </w:r>
    </w:p>
    <w:p w14:paraId="4C40F069" w14:textId="77777777" w:rsidR="00B10522" w:rsidRDefault="00B10522" w:rsidP="00B10522">
      <w:pPr>
        <w:pStyle w:val="ListParagraph"/>
        <w:numPr>
          <w:ilvl w:val="0"/>
          <w:numId w:val="3"/>
        </w:numPr>
        <w:spacing w:line="480" w:lineRule="auto"/>
        <w:jc w:val="both"/>
        <w:rPr>
          <w:rFonts w:ascii="Times New Roman" w:hAnsi="Times New Roman" w:cs="Times New Roman"/>
          <w:sz w:val="24"/>
          <w:szCs w:val="24"/>
        </w:rPr>
      </w:pPr>
      <w:bookmarkStart w:id="0" w:name="_Hlk201222426"/>
      <w:r w:rsidRPr="007610BE">
        <w:rPr>
          <w:rFonts w:ascii="Times New Roman" w:hAnsi="Times New Roman" w:cs="Times New Roman"/>
          <w:sz w:val="24"/>
          <w:szCs w:val="24"/>
        </w:rPr>
        <w:t>How aware are residents of Alimosho Local Government about social media as a reliable channel for accessing vaccination-related healthcare information?</w:t>
      </w:r>
    </w:p>
    <w:p w14:paraId="7253D963" w14:textId="77777777" w:rsidR="00B10522" w:rsidRDefault="00B10522" w:rsidP="00B10522">
      <w:pPr>
        <w:pStyle w:val="ListParagraph"/>
        <w:numPr>
          <w:ilvl w:val="0"/>
          <w:numId w:val="3"/>
        </w:numPr>
        <w:spacing w:line="480" w:lineRule="auto"/>
        <w:jc w:val="both"/>
        <w:rPr>
          <w:rFonts w:ascii="Times New Roman" w:hAnsi="Times New Roman" w:cs="Times New Roman"/>
          <w:sz w:val="24"/>
          <w:szCs w:val="24"/>
        </w:rPr>
      </w:pPr>
      <w:r w:rsidRPr="007610BE">
        <w:rPr>
          <w:rFonts w:ascii="Times New Roman" w:hAnsi="Times New Roman" w:cs="Times New Roman"/>
          <w:sz w:val="24"/>
          <w:szCs w:val="24"/>
        </w:rPr>
        <w:t>To what extent do residents of Alimosho Local Government adopt social media for seeking vaccination and immunization information?</w:t>
      </w:r>
    </w:p>
    <w:p w14:paraId="15C7A4BA" w14:textId="77777777" w:rsidR="00B10522" w:rsidRDefault="00B10522" w:rsidP="00B10522">
      <w:pPr>
        <w:pStyle w:val="ListParagraph"/>
        <w:numPr>
          <w:ilvl w:val="0"/>
          <w:numId w:val="3"/>
        </w:numPr>
        <w:spacing w:line="480" w:lineRule="auto"/>
        <w:jc w:val="both"/>
        <w:rPr>
          <w:rFonts w:ascii="Times New Roman" w:hAnsi="Times New Roman" w:cs="Times New Roman"/>
          <w:sz w:val="24"/>
          <w:szCs w:val="24"/>
        </w:rPr>
      </w:pPr>
      <w:r w:rsidRPr="007610BE">
        <w:rPr>
          <w:rFonts w:ascii="Times New Roman" w:hAnsi="Times New Roman" w:cs="Times New Roman"/>
          <w:sz w:val="24"/>
          <w:szCs w:val="24"/>
        </w:rPr>
        <w:t>What role does social media play in shaping public perceptions and decision-making regarding vaccination programs in Alimosho Local Government?</w:t>
      </w:r>
    </w:p>
    <w:bookmarkEnd w:id="0"/>
    <w:p w14:paraId="27072D7E" w14:textId="77777777" w:rsidR="00B10522" w:rsidRDefault="00B10522" w:rsidP="00B10522">
      <w:pPr>
        <w:rPr>
          <w:rFonts w:ascii="Times New Roman" w:hAnsi="Times New Roman" w:cs="Times New Roman"/>
          <w:sz w:val="24"/>
          <w:szCs w:val="24"/>
        </w:rPr>
      </w:pPr>
    </w:p>
    <w:p w14:paraId="5968FDE8" w14:textId="77777777" w:rsidR="00B10522" w:rsidRPr="007610BE" w:rsidRDefault="00B10522" w:rsidP="00B10522">
      <w:pPr>
        <w:spacing w:after="200" w:line="276" w:lineRule="auto"/>
        <w:rPr>
          <w:rFonts w:ascii="Times New Roman" w:hAnsi="Times New Roman" w:cs="Times New Roman"/>
          <w:b/>
          <w:color w:val="000000" w:themeColor="text1"/>
          <w:sz w:val="24"/>
          <w:szCs w:val="24"/>
          <w:lang w:val="en-GB"/>
        </w:rPr>
      </w:pPr>
      <w:r>
        <w:rPr>
          <w:rFonts w:ascii="Times New Roman" w:hAnsi="Times New Roman" w:cs="Times New Roman"/>
          <w:b/>
          <w:color w:val="000000" w:themeColor="text1"/>
          <w:sz w:val="24"/>
          <w:szCs w:val="24"/>
          <w:lang w:val="en-GB"/>
        </w:rPr>
        <w:t>1.5</w:t>
      </w:r>
      <w:r>
        <w:rPr>
          <w:rFonts w:ascii="Times New Roman" w:hAnsi="Times New Roman" w:cs="Times New Roman"/>
          <w:b/>
          <w:color w:val="000000" w:themeColor="text1"/>
          <w:sz w:val="24"/>
          <w:szCs w:val="24"/>
          <w:lang w:val="en-GB"/>
        </w:rPr>
        <w:tab/>
      </w:r>
      <w:r w:rsidRPr="007610BE">
        <w:rPr>
          <w:rFonts w:ascii="Times New Roman" w:hAnsi="Times New Roman" w:cs="Times New Roman"/>
          <w:b/>
          <w:color w:val="000000" w:themeColor="text1"/>
          <w:sz w:val="24"/>
          <w:szCs w:val="24"/>
          <w:lang w:val="en-GB"/>
        </w:rPr>
        <w:t>Research Hypothesis</w:t>
      </w:r>
    </w:p>
    <w:p w14:paraId="2BE1A3E5" w14:textId="77777777" w:rsidR="00B10522" w:rsidRPr="007610BE" w:rsidRDefault="00B10522" w:rsidP="00B10522">
      <w:pPr>
        <w:spacing w:after="200" w:line="276" w:lineRule="auto"/>
        <w:rPr>
          <w:rFonts w:ascii="Times New Roman" w:hAnsi="Times New Roman" w:cs="Times New Roman"/>
          <w:color w:val="000000" w:themeColor="text1"/>
          <w:sz w:val="24"/>
          <w:szCs w:val="24"/>
          <w:lang w:val="en-GB"/>
        </w:rPr>
      </w:pPr>
      <w:r w:rsidRPr="007610BE">
        <w:rPr>
          <w:rFonts w:ascii="Times New Roman" w:hAnsi="Times New Roman" w:cs="Times New Roman"/>
          <w:color w:val="000000" w:themeColor="text1"/>
          <w:sz w:val="24"/>
          <w:szCs w:val="24"/>
          <w:lang w:val="en-GB"/>
        </w:rPr>
        <w:t>The following hypotheses are tested in the course of this work:</w:t>
      </w:r>
    </w:p>
    <w:p w14:paraId="0A595047" w14:textId="77777777" w:rsidR="00B10522" w:rsidRPr="007610BE" w:rsidRDefault="00B10522" w:rsidP="00B10522">
      <w:pPr>
        <w:spacing w:after="0" w:line="480" w:lineRule="auto"/>
        <w:ind w:left="720" w:hanging="720"/>
        <w:jc w:val="both"/>
        <w:rPr>
          <w:rFonts w:ascii="Times New Roman" w:hAnsi="Times New Roman" w:cs="Times New Roman"/>
          <w:color w:val="000000" w:themeColor="text1"/>
          <w:sz w:val="24"/>
          <w:szCs w:val="24"/>
          <w:lang w:val="en-GB"/>
        </w:rPr>
      </w:pPr>
      <w:r w:rsidRPr="007610BE">
        <w:rPr>
          <w:rFonts w:ascii="Times New Roman" w:hAnsi="Times New Roman" w:cs="Times New Roman"/>
          <w:b/>
          <w:color w:val="000000" w:themeColor="text1"/>
          <w:sz w:val="24"/>
          <w:szCs w:val="24"/>
          <w:lang w:val="en-GB"/>
        </w:rPr>
        <w:t>H</w:t>
      </w:r>
      <w:r w:rsidRPr="007610BE">
        <w:rPr>
          <w:rFonts w:ascii="Times New Roman" w:hAnsi="Times New Roman" w:cs="Times New Roman"/>
          <w:b/>
          <w:color w:val="000000" w:themeColor="text1"/>
          <w:sz w:val="24"/>
          <w:szCs w:val="24"/>
          <w:vertAlign w:val="subscript"/>
          <w:lang w:val="en-GB"/>
        </w:rPr>
        <w:t>0</w:t>
      </w:r>
      <w:r w:rsidRPr="007610BE">
        <w:rPr>
          <w:rFonts w:ascii="Times New Roman" w:hAnsi="Times New Roman" w:cs="Times New Roman"/>
          <w:b/>
          <w:color w:val="000000" w:themeColor="text1"/>
          <w:sz w:val="24"/>
          <w:szCs w:val="24"/>
          <w:lang w:val="en-GB"/>
        </w:rPr>
        <w:t>:</w:t>
      </w:r>
      <w:r w:rsidRPr="007610BE">
        <w:rPr>
          <w:rFonts w:ascii="Times New Roman" w:hAnsi="Times New Roman" w:cs="Times New Roman"/>
          <w:b/>
          <w:color w:val="000000" w:themeColor="text1"/>
          <w:sz w:val="24"/>
          <w:szCs w:val="24"/>
          <w:lang w:val="en-GB"/>
        </w:rPr>
        <w:tab/>
      </w:r>
      <w:r w:rsidRPr="007610BE">
        <w:rPr>
          <w:rFonts w:ascii="Times New Roman" w:hAnsi="Times New Roman" w:cs="Times New Roman"/>
          <w:color w:val="000000" w:themeColor="text1"/>
          <w:sz w:val="24"/>
          <w:szCs w:val="24"/>
          <w:lang w:val="en-GB"/>
        </w:rPr>
        <w:t>There is no significant relationship between social media awareness and access to vaccination-related healthcare information among residents of Alimosho Local Government.</w:t>
      </w:r>
    </w:p>
    <w:p w14:paraId="1F695D3B" w14:textId="77777777" w:rsidR="00B10522" w:rsidRDefault="00B10522" w:rsidP="00B10522">
      <w:pPr>
        <w:spacing w:after="0" w:line="480" w:lineRule="auto"/>
        <w:ind w:left="720" w:hanging="720"/>
        <w:jc w:val="both"/>
        <w:rPr>
          <w:rFonts w:ascii="Times New Roman" w:hAnsi="Times New Roman" w:cs="Times New Roman"/>
          <w:color w:val="000000" w:themeColor="text1"/>
          <w:sz w:val="24"/>
          <w:szCs w:val="24"/>
          <w:lang w:val="en-GB"/>
        </w:rPr>
      </w:pPr>
      <w:r w:rsidRPr="007610BE">
        <w:rPr>
          <w:rFonts w:ascii="Times New Roman" w:hAnsi="Times New Roman" w:cs="Times New Roman"/>
          <w:b/>
          <w:color w:val="000000" w:themeColor="text1"/>
          <w:sz w:val="24"/>
          <w:szCs w:val="24"/>
          <w:lang w:val="en-GB"/>
        </w:rPr>
        <w:t>H</w:t>
      </w:r>
      <w:r w:rsidRPr="007610BE">
        <w:rPr>
          <w:rFonts w:ascii="Times New Roman" w:hAnsi="Times New Roman" w:cs="Times New Roman"/>
          <w:b/>
          <w:color w:val="000000" w:themeColor="text1"/>
          <w:sz w:val="24"/>
          <w:szCs w:val="24"/>
          <w:vertAlign w:val="subscript"/>
          <w:lang w:val="en-GB"/>
        </w:rPr>
        <w:t>1</w:t>
      </w:r>
      <w:r w:rsidRPr="007610BE">
        <w:rPr>
          <w:rFonts w:ascii="Times New Roman" w:hAnsi="Times New Roman" w:cs="Times New Roman"/>
          <w:b/>
          <w:color w:val="000000" w:themeColor="text1"/>
          <w:sz w:val="24"/>
          <w:szCs w:val="24"/>
          <w:lang w:val="en-GB"/>
        </w:rPr>
        <w:t>:</w:t>
      </w:r>
      <w:r w:rsidRPr="007610BE">
        <w:rPr>
          <w:rFonts w:ascii="Times New Roman" w:hAnsi="Times New Roman" w:cs="Times New Roman"/>
          <w:color w:val="000000" w:themeColor="text1"/>
          <w:sz w:val="24"/>
          <w:szCs w:val="24"/>
          <w:lang w:val="en-GB"/>
        </w:rPr>
        <w:tab/>
        <w:t>There is a significant relationship between social media awareness and access to vaccination-related healthcare information among residents of Alimosho Local Government.</w:t>
      </w:r>
    </w:p>
    <w:p w14:paraId="282A6512" w14:textId="77777777" w:rsidR="00B10522" w:rsidRDefault="00B10522" w:rsidP="00B10522">
      <w:pPr>
        <w:rPr>
          <w:rFonts w:ascii="Times New Roman" w:hAnsi="Times New Roman" w:cs="Times New Roman"/>
          <w:color w:val="000000" w:themeColor="text1"/>
          <w:sz w:val="24"/>
          <w:szCs w:val="24"/>
          <w:lang w:val="en-GB"/>
        </w:rPr>
      </w:pPr>
    </w:p>
    <w:p w14:paraId="7D7425B3" w14:textId="77777777" w:rsidR="00B10522" w:rsidRDefault="00B10522" w:rsidP="00B10522">
      <w:pPr>
        <w:spacing w:after="0" w:line="480" w:lineRule="auto"/>
        <w:ind w:left="720" w:hanging="720"/>
        <w:jc w:val="both"/>
        <w:rPr>
          <w:rFonts w:ascii="Times New Roman" w:hAnsi="Times New Roman" w:cs="Times New Roman"/>
          <w:color w:val="000000" w:themeColor="text1"/>
          <w:sz w:val="24"/>
          <w:szCs w:val="24"/>
          <w:lang w:val="en-GB"/>
        </w:rPr>
      </w:pPr>
      <w:r w:rsidRPr="007610BE">
        <w:rPr>
          <w:rFonts w:ascii="Times New Roman" w:hAnsi="Times New Roman" w:cs="Times New Roman"/>
          <w:b/>
          <w:color w:val="000000" w:themeColor="text1"/>
          <w:sz w:val="24"/>
          <w:szCs w:val="24"/>
          <w:lang w:val="en-GB"/>
        </w:rPr>
        <w:t>H</w:t>
      </w:r>
      <w:r w:rsidRPr="007610BE">
        <w:rPr>
          <w:rFonts w:ascii="Times New Roman" w:hAnsi="Times New Roman" w:cs="Times New Roman"/>
          <w:b/>
          <w:color w:val="000000" w:themeColor="text1"/>
          <w:sz w:val="24"/>
          <w:szCs w:val="24"/>
          <w:vertAlign w:val="subscript"/>
          <w:lang w:val="en-GB"/>
        </w:rPr>
        <w:t>0</w:t>
      </w:r>
      <w:r w:rsidRPr="007610BE">
        <w:rPr>
          <w:rFonts w:ascii="Times New Roman" w:hAnsi="Times New Roman" w:cs="Times New Roman"/>
          <w:b/>
          <w:color w:val="000000" w:themeColor="text1"/>
          <w:sz w:val="24"/>
          <w:szCs w:val="24"/>
          <w:lang w:val="en-GB"/>
        </w:rPr>
        <w:t>:</w:t>
      </w:r>
      <w:r w:rsidRPr="007610BE">
        <w:rPr>
          <w:rFonts w:ascii="Times New Roman" w:hAnsi="Times New Roman" w:cs="Times New Roman"/>
          <w:b/>
          <w:color w:val="000000" w:themeColor="text1"/>
          <w:sz w:val="24"/>
          <w:szCs w:val="24"/>
          <w:lang w:val="en-GB"/>
        </w:rPr>
        <w:tab/>
      </w:r>
      <w:r w:rsidRPr="007610BE">
        <w:rPr>
          <w:rFonts w:ascii="Times New Roman" w:hAnsi="Times New Roman" w:cs="Times New Roman"/>
          <w:color w:val="000000" w:themeColor="text1"/>
          <w:sz w:val="24"/>
          <w:szCs w:val="24"/>
          <w:lang w:val="en-GB"/>
        </w:rPr>
        <w:t>Social media adoption does not significantly influence the seeking of vaccination and immunization information among residents of Alimosho Local Government.</w:t>
      </w:r>
    </w:p>
    <w:p w14:paraId="6BD72CC6" w14:textId="77777777" w:rsidR="00B10522" w:rsidRDefault="00B10522" w:rsidP="00B10522">
      <w:pPr>
        <w:spacing w:after="0" w:line="480" w:lineRule="auto"/>
        <w:ind w:left="720" w:hanging="720"/>
        <w:jc w:val="both"/>
        <w:rPr>
          <w:rFonts w:ascii="Times New Roman" w:hAnsi="Times New Roman" w:cs="Times New Roman"/>
          <w:color w:val="000000" w:themeColor="text1"/>
          <w:sz w:val="24"/>
          <w:szCs w:val="24"/>
          <w:lang w:val="en-GB"/>
        </w:rPr>
      </w:pPr>
      <w:r w:rsidRPr="007610BE">
        <w:rPr>
          <w:rFonts w:ascii="Times New Roman" w:hAnsi="Times New Roman" w:cs="Times New Roman"/>
          <w:b/>
          <w:color w:val="000000" w:themeColor="text1"/>
          <w:sz w:val="24"/>
          <w:szCs w:val="24"/>
          <w:lang w:val="en-GB"/>
        </w:rPr>
        <w:t>H</w:t>
      </w:r>
      <w:r>
        <w:rPr>
          <w:rFonts w:ascii="Times New Roman" w:hAnsi="Times New Roman" w:cs="Times New Roman"/>
          <w:b/>
          <w:color w:val="000000" w:themeColor="text1"/>
          <w:sz w:val="24"/>
          <w:szCs w:val="24"/>
          <w:vertAlign w:val="subscript"/>
          <w:lang w:val="en-GB"/>
        </w:rPr>
        <w:t>2</w:t>
      </w:r>
      <w:r w:rsidRPr="007610BE">
        <w:rPr>
          <w:rFonts w:ascii="Times New Roman" w:hAnsi="Times New Roman" w:cs="Times New Roman"/>
          <w:b/>
          <w:color w:val="000000" w:themeColor="text1"/>
          <w:sz w:val="24"/>
          <w:szCs w:val="24"/>
          <w:lang w:val="en-GB"/>
        </w:rPr>
        <w:t>:</w:t>
      </w:r>
      <w:r w:rsidRPr="007610BE">
        <w:rPr>
          <w:rFonts w:ascii="Times New Roman" w:hAnsi="Times New Roman" w:cs="Times New Roman"/>
          <w:color w:val="000000" w:themeColor="text1"/>
          <w:sz w:val="24"/>
          <w:szCs w:val="24"/>
          <w:lang w:val="en-GB"/>
        </w:rPr>
        <w:tab/>
        <w:t>Social media adoption significantly influences the seeking of vaccination and immunization information among residents of Alimosho Local Government.</w:t>
      </w:r>
    </w:p>
    <w:p w14:paraId="38DDA5BC" w14:textId="77777777" w:rsidR="00B10522" w:rsidRDefault="00B10522" w:rsidP="00B10522">
      <w:pPr>
        <w:rPr>
          <w:rFonts w:ascii="Times New Roman" w:hAnsi="Times New Roman" w:cs="Times New Roman"/>
          <w:color w:val="000000" w:themeColor="text1"/>
          <w:sz w:val="24"/>
          <w:szCs w:val="24"/>
          <w:lang w:val="en-GB"/>
        </w:rPr>
      </w:pPr>
    </w:p>
    <w:p w14:paraId="2A2BF63D" w14:textId="77777777" w:rsidR="00B10522" w:rsidRDefault="00B10522" w:rsidP="00B10522">
      <w:pPr>
        <w:spacing w:after="0" w:line="480" w:lineRule="auto"/>
        <w:ind w:left="720" w:hanging="720"/>
        <w:jc w:val="both"/>
        <w:rPr>
          <w:rFonts w:ascii="Times New Roman" w:hAnsi="Times New Roman" w:cs="Times New Roman"/>
          <w:color w:val="000000" w:themeColor="text1"/>
          <w:sz w:val="24"/>
          <w:szCs w:val="24"/>
          <w:lang w:val="en-GB"/>
        </w:rPr>
      </w:pPr>
      <w:r w:rsidRPr="007610BE">
        <w:rPr>
          <w:rFonts w:ascii="Times New Roman" w:hAnsi="Times New Roman" w:cs="Times New Roman"/>
          <w:b/>
          <w:color w:val="000000" w:themeColor="text1"/>
          <w:sz w:val="24"/>
          <w:szCs w:val="24"/>
          <w:lang w:val="en-GB"/>
        </w:rPr>
        <w:t>H</w:t>
      </w:r>
      <w:r w:rsidRPr="007610BE">
        <w:rPr>
          <w:rFonts w:ascii="Times New Roman" w:hAnsi="Times New Roman" w:cs="Times New Roman"/>
          <w:b/>
          <w:color w:val="000000" w:themeColor="text1"/>
          <w:sz w:val="24"/>
          <w:szCs w:val="24"/>
          <w:vertAlign w:val="subscript"/>
          <w:lang w:val="en-GB"/>
        </w:rPr>
        <w:t>0</w:t>
      </w:r>
      <w:r w:rsidRPr="007610BE">
        <w:rPr>
          <w:rFonts w:ascii="Times New Roman" w:hAnsi="Times New Roman" w:cs="Times New Roman"/>
          <w:b/>
          <w:color w:val="000000" w:themeColor="text1"/>
          <w:sz w:val="24"/>
          <w:szCs w:val="24"/>
          <w:lang w:val="en-GB"/>
        </w:rPr>
        <w:t>:</w:t>
      </w:r>
      <w:r w:rsidRPr="007610BE">
        <w:rPr>
          <w:rFonts w:ascii="Times New Roman" w:hAnsi="Times New Roman" w:cs="Times New Roman"/>
          <w:b/>
          <w:color w:val="000000" w:themeColor="text1"/>
          <w:sz w:val="24"/>
          <w:szCs w:val="24"/>
          <w:lang w:val="en-GB"/>
        </w:rPr>
        <w:tab/>
      </w:r>
      <w:r w:rsidRPr="007610BE">
        <w:rPr>
          <w:rFonts w:ascii="Times New Roman" w:hAnsi="Times New Roman" w:cs="Times New Roman"/>
          <w:color w:val="000000" w:themeColor="text1"/>
          <w:sz w:val="24"/>
          <w:szCs w:val="24"/>
          <w:lang w:val="en-GB"/>
        </w:rPr>
        <w:t>Social media does not play a significant role in shaping public perceptions and decision-making regarding vaccination programs in Alimosho Local Government.</w:t>
      </w:r>
    </w:p>
    <w:p w14:paraId="73924CF0" w14:textId="77777777" w:rsidR="00B10522" w:rsidRPr="007610BE" w:rsidRDefault="00B10522" w:rsidP="00B10522">
      <w:pPr>
        <w:spacing w:after="0" w:line="480" w:lineRule="auto"/>
        <w:ind w:left="720" w:hanging="720"/>
        <w:jc w:val="both"/>
      </w:pPr>
      <w:r w:rsidRPr="007610BE">
        <w:rPr>
          <w:rFonts w:ascii="Times New Roman" w:hAnsi="Times New Roman" w:cs="Times New Roman"/>
          <w:b/>
          <w:color w:val="000000" w:themeColor="text1"/>
          <w:sz w:val="24"/>
          <w:szCs w:val="24"/>
          <w:lang w:val="en-GB"/>
        </w:rPr>
        <w:lastRenderedPageBreak/>
        <w:t>H</w:t>
      </w:r>
      <w:r>
        <w:rPr>
          <w:rFonts w:ascii="Times New Roman" w:hAnsi="Times New Roman" w:cs="Times New Roman"/>
          <w:b/>
          <w:color w:val="000000" w:themeColor="text1"/>
          <w:sz w:val="24"/>
          <w:szCs w:val="24"/>
          <w:vertAlign w:val="subscript"/>
          <w:lang w:val="en-GB"/>
        </w:rPr>
        <w:t>3</w:t>
      </w:r>
      <w:r w:rsidRPr="007610BE">
        <w:rPr>
          <w:rFonts w:ascii="Times New Roman" w:hAnsi="Times New Roman" w:cs="Times New Roman"/>
          <w:b/>
          <w:color w:val="000000" w:themeColor="text1"/>
          <w:sz w:val="24"/>
          <w:szCs w:val="24"/>
          <w:lang w:val="en-GB"/>
        </w:rPr>
        <w:t>:</w:t>
      </w:r>
      <w:r w:rsidRPr="007610BE">
        <w:rPr>
          <w:rFonts w:ascii="Times New Roman" w:hAnsi="Times New Roman" w:cs="Times New Roman"/>
          <w:color w:val="000000" w:themeColor="text1"/>
          <w:sz w:val="24"/>
          <w:szCs w:val="24"/>
          <w:lang w:val="en-GB"/>
        </w:rPr>
        <w:tab/>
        <w:t>Social media plays a significant role in shaping public perceptions and decision-making regarding vaccination programs in Alimosho Local Government.</w:t>
      </w:r>
    </w:p>
    <w:p w14:paraId="4E9E77AA" w14:textId="77777777" w:rsidR="00B10522" w:rsidRDefault="00B10522" w:rsidP="00B10522"/>
    <w:p w14:paraId="3061A4ED" w14:textId="77777777" w:rsidR="00B10522" w:rsidRDefault="00B10522" w:rsidP="00B10522">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lang w:val="en-US"/>
        </w:rPr>
        <w:t>1.6</w:t>
      </w:r>
      <w:r>
        <w:rPr>
          <w:rFonts w:ascii="Times New Roman" w:hAnsi="Times New Roman" w:cs="Times New Roman"/>
          <w:b/>
          <w:color w:val="000000" w:themeColor="text1"/>
          <w:sz w:val="24"/>
          <w:szCs w:val="24"/>
          <w:lang w:val="en-US"/>
        </w:rPr>
        <w:tab/>
      </w:r>
      <w:r w:rsidRPr="00E27565">
        <w:rPr>
          <w:rFonts w:ascii="Times New Roman" w:hAnsi="Times New Roman" w:cs="Times New Roman"/>
          <w:b/>
          <w:color w:val="000000" w:themeColor="text1"/>
          <w:sz w:val="24"/>
          <w:szCs w:val="24"/>
        </w:rPr>
        <w:t>Significance of Study</w:t>
      </w:r>
    </w:p>
    <w:p w14:paraId="2D00EEB7" w14:textId="77777777" w:rsidR="00B10522" w:rsidRPr="00F409CA" w:rsidRDefault="00B10522" w:rsidP="00B10522">
      <w:pPr>
        <w:spacing w:line="480" w:lineRule="auto"/>
        <w:jc w:val="both"/>
        <w:rPr>
          <w:rFonts w:ascii="Times New Roman" w:hAnsi="Times New Roman" w:cs="Times New Roman"/>
          <w:sz w:val="24"/>
          <w:szCs w:val="24"/>
        </w:rPr>
      </w:pPr>
      <w:r w:rsidRPr="00F409CA">
        <w:rPr>
          <w:rFonts w:ascii="Times New Roman" w:hAnsi="Times New Roman" w:cs="Times New Roman"/>
          <w:sz w:val="24"/>
          <w:szCs w:val="24"/>
        </w:rPr>
        <w:t>There are a number of reasons why this study on social media and public health campaigns in Lagos: A Case of Vaccination Programs in Alimosho LG is important.</w:t>
      </w:r>
    </w:p>
    <w:p w14:paraId="17D2BB6C" w14:textId="77777777" w:rsidR="00B10522" w:rsidRDefault="00B10522" w:rsidP="00B10522">
      <w:pPr>
        <w:spacing w:line="480" w:lineRule="auto"/>
        <w:jc w:val="both"/>
        <w:rPr>
          <w:rFonts w:ascii="Times New Roman" w:hAnsi="Times New Roman" w:cs="Times New Roman"/>
          <w:sz w:val="24"/>
          <w:szCs w:val="24"/>
        </w:rPr>
      </w:pPr>
      <w:r w:rsidRPr="00F409CA">
        <w:rPr>
          <w:rFonts w:ascii="Times New Roman" w:hAnsi="Times New Roman" w:cs="Times New Roman"/>
          <w:sz w:val="24"/>
          <w:szCs w:val="24"/>
        </w:rPr>
        <w:t>First of all, it sheds light on how social media might improve accessibility and understanding of medical information pertaining to vaccinations. The study advances knowledge about the efficacy of digital tools in advancing public health initiatives by assessing how Alimosho locals use social media platforms for health communication.</w:t>
      </w:r>
    </w:p>
    <w:p w14:paraId="0A6CE904" w14:textId="77777777" w:rsidR="00B10522" w:rsidRPr="00F409CA" w:rsidRDefault="00B10522" w:rsidP="00B10522">
      <w:pPr>
        <w:spacing w:line="480" w:lineRule="auto"/>
        <w:jc w:val="both"/>
        <w:rPr>
          <w:rFonts w:ascii="Times New Roman" w:hAnsi="Times New Roman" w:cs="Times New Roman"/>
          <w:sz w:val="24"/>
          <w:szCs w:val="24"/>
        </w:rPr>
      </w:pPr>
      <w:r w:rsidRPr="00F409CA">
        <w:rPr>
          <w:rFonts w:ascii="Times New Roman" w:hAnsi="Times New Roman" w:cs="Times New Roman"/>
          <w:sz w:val="24"/>
          <w:szCs w:val="24"/>
        </w:rPr>
        <w:t>Second, because it shows how much social media affects vaccination uptake, the study is helpful to public health authorities and healthcare professionals. The results can help create more focused and successful social media initiatives to combat vaccine hesitancy, false information, and poor vaccination rates in suburban areas.</w:t>
      </w:r>
    </w:p>
    <w:p w14:paraId="0F33FC92" w14:textId="77777777" w:rsidR="00B10522" w:rsidRDefault="00B10522" w:rsidP="00B10522">
      <w:pPr>
        <w:spacing w:line="480" w:lineRule="auto"/>
        <w:jc w:val="both"/>
        <w:rPr>
          <w:rFonts w:ascii="Times New Roman" w:hAnsi="Times New Roman" w:cs="Times New Roman"/>
          <w:sz w:val="24"/>
          <w:szCs w:val="24"/>
        </w:rPr>
      </w:pPr>
      <w:r w:rsidRPr="00F409CA">
        <w:rPr>
          <w:rFonts w:ascii="Times New Roman" w:hAnsi="Times New Roman" w:cs="Times New Roman"/>
          <w:sz w:val="24"/>
          <w:szCs w:val="24"/>
        </w:rPr>
        <w:t>Additionally, by determining the best online tactics for spreading public health messaging, our research helps digital marketers and social media platforms. It will offer proof of how digital interaction can enhance health-seeking behavior, which in turn can boost community involvement in immunization campaigns.</w:t>
      </w:r>
    </w:p>
    <w:p w14:paraId="586D36C4" w14:textId="77777777" w:rsidR="00B10522" w:rsidRPr="00F409CA" w:rsidRDefault="00B10522" w:rsidP="00B10522">
      <w:pPr>
        <w:spacing w:line="480" w:lineRule="auto"/>
        <w:jc w:val="both"/>
        <w:rPr>
          <w:rFonts w:ascii="Times New Roman" w:hAnsi="Times New Roman" w:cs="Times New Roman"/>
          <w:sz w:val="24"/>
          <w:szCs w:val="24"/>
        </w:rPr>
      </w:pPr>
      <w:r w:rsidRPr="00F409CA">
        <w:rPr>
          <w:rFonts w:ascii="Times New Roman" w:hAnsi="Times New Roman" w:cs="Times New Roman"/>
          <w:sz w:val="24"/>
          <w:szCs w:val="24"/>
        </w:rPr>
        <w:t>From an academic standpoint, this study adds to the expanding corpus of research on digital health communication, especially in poor nations. As a resource for upcoming studies in public health, communication studies, and health informatics, it provides empirical data on how social media can be used to accomplish public health objectives.</w:t>
      </w:r>
    </w:p>
    <w:p w14:paraId="70DAF336" w14:textId="77777777" w:rsidR="00B10522" w:rsidRDefault="00B10522" w:rsidP="00B10522">
      <w:pPr>
        <w:spacing w:line="480" w:lineRule="auto"/>
        <w:jc w:val="both"/>
        <w:rPr>
          <w:rFonts w:ascii="Times New Roman" w:hAnsi="Times New Roman" w:cs="Times New Roman"/>
          <w:sz w:val="24"/>
          <w:szCs w:val="24"/>
        </w:rPr>
      </w:pPr>
      <w:r w:rsidRPr="00F409CA">
        <w:rPr>
          <w:rFonts w:ascii="Times New Roman" w:hAnsi="Times New Roman" w:cs="Times New Roman"/>
          <w:sz w:val="24"/>
          <w:szCs w:val="24"/>
        </w:rPr>
        <w:t xml:space="preserve">Last but not least, the study has societal ramifications because better vaccination campaigns and greater knowledge can result in lower disease outbreaks, higher vaccination rates, and </w:t>
      </w:r>
      <w:r w:rsidRPr="00F409CA">
        <w:rPr>
          <w:rFonts w:ascii="Times New Roman" w:hAnsi="Times New Roman" w:cs="Times New Roman"/>
          <w:sz w:val="24"/>
          <w:szCs w:val="24"/>
        </w:rPr>
        <w:lastRenderedPageBreak/>
        <w:t>better public health in Alimosho Local Government and beyond. The study provides suggestions for maximizing digital technologies in public health interventions by highlighting the opportunities and difficulties of using social media for health promotion.</w:t>
      </w:r>
    </w:p>
    <w:p w14:paraId="1AB1620B" w14:textId="77777777" w:rsidR="00B10522" w:rsidRDefault="00B10522" w:rsidP="00B10522">
      <w:pPr>
        <w:rPr>
          <w:rFonts w:ascii="Times New Roman" w:hAnsi="Times New Roman" w:cs="Times New Roman"/>
          <w:sz w:val="24"/>
          <w:szCs w:val="24"/>
        </w:rPr>
      </w:pPr>
    </w:p>
    <w:p w14:paraId="220B0A8D" w14:textId="77777777" w:rsidR="00B10522" w:rsidRDefault="00B10522" w:rsidP="00B10522">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lang w:val="en-US"/>
        </w:rPr>
        <w:t>1.7</w:t>
      </w:r>
      <w:r>
        <w:rPr>
          <w:rFonts w:ascii="Times New Roman" w:hAnsi="Times New Roman" w:cs="Times New Roman"/>
          <w:b/>
          <w:color w:val="000000" w:themeColor="text1"/>
          <w:sz w:val="24"/>
          <w:szCs w:val="24"/>
          <w:lang w:val="en-US"/>
        </w:rPr>
        <w:tab/>
      </w:r>
      <w:r w:rsidRPr="00E27565">
        <w:rPr>
          <w:rFonts w:ascii="Times New Roman" w:hAnsi="Times New Roman" w:cs="Times New Roman"/>
          <w:b/>
          <w:color w:val="000000" w:themeColor="text1"/>
          <w:sz w:val="24"/>
          <w:szCs w:val="24"/>
        </w:rPr>
        <w:t>Scope of the Study</w:t>
      </w:r>
    </w:p>
    <w:p w14:paraId="1CA092CD" w14:textId="77777777" w:rsidR="00B10522" w:rsidRDefault="00B10522" w:rsidP="00B10522">
      <w:pPr>
        <w:spacing w:line="480" w:lineRule="auto"/>
        <w:jc w:val="both"/>
        <w:rPr>
          <w:rFonts w:ascii="Times New Roman" w:hAnsi="Times New Roman" w:cs="Times New Roman"/>
          <w:sz w:val="24"/>
          <w:szCs w:val="24"/>
        </w:rPr>
      </w:pPr>
      <w:r w:rsidRPr="0059484E">
        <w:rPr>
          <w:rFonts w:ascii="Times New Roman" w:hAnsi="Times New Roman" w:cs="Times New Roman"/>
          <w:sz w:val="24"/>
          <w:szCs w:val="24"/>
        </w:rPr>
        <w:t>Social Media and Public Health Campaigns in Lagos: An Example of Vaccination Programs in Alimosho LG is the main topic of this paper. It looks at how social media can raise awareness, change people's opinions, and encourage people to participate in immunization campaigns in Lagos State, Nigeria's Alimosho Local Government Area.</w:t>
      </w:r>
    </w:p>
    <w:p w14:paraId="572C7233" w14:textId="77777777" w:rsidR="00B10522" w:rsidRDefault="00B10522" w:rsidP="00B10522">
      <w:pPr>
        <w:spacing w:line="480" w:lineRule="auto"/>
        <w:jc w:val="both"/>
        <w:rPr>
          <w:rFonts w:ascii="Times New Roman" w:hAnsi="Times New Roman" w:cs="Times New Roman"/>
          <w:sz w:val="24"/>
          <w:szCs w:val="24"/>
        </w:rPr>
      </w:pPr>
      <w:r w:rsidRPr="0059484E">
        <w:rPr>
          <w:rFonts w:ascii="Times New Roman" w:hAnsi="Times New Roman" w:cs="Times New Roman"/>
          <w:sz w:val="24"/>
          <w:szCs w:val="24"/>
        </w:rPr>
        <w:t>The study primarily looks into how aware locals are of social media as a source of medical information on vaccinations. It also evaluates the degree to which locals use social media to look for information about vaccinations and how these sites influence their vaccination decision-making. The study also looks at the advantages and difficulties of using social media as a tool for regional public health campaigns.</w:t>
      </w:r>
    </w:p>
    <w:p w14:paraId="5F26036A" w14:textId="77777777" w:rsidR="00B10522" w:rsidRPr="0059484E" w:rsidRDefault="00B10522" w:rsidP="00B10522">
      <w:pPr>
        <w:spacing w:line="480" w:lineRule="auto"/>
        <w:jc w:val="both"/>
        <w:rPr>
          <w:rFonts w:ascii="Times New Roman" w:hAnsi="Times New Roman" w:cs="Times New Roman"/>
          <w:sz w:val="24"/>
          <w:szCs w:val="24"/>
        </w:rPr>
      </w:pPr>
      <w:r w:rsidRPr="0059484E">
        <w:rPr>
          <w:rFonts w:ascii="Times New Roman" w:hAnsi="Times New Roman" w:cs="Times New Roman"/>
          <w:sz w:val="24"/>
          <w:szCs w:val="24"/>
        </w:rPr>
        <w:t>The study's geographic scope is restricted to Lagos State's largest and most populated LGA, Alimosho, where vaccination campaigns have encountered obstacles like vaccine reluctance and disinformation. Residents who actively look for health-related information on social media and medical professionals working on immunization campaigns will be the study's target audience.</w:t>
      </w:r>
    </w:p>
    <w:p w14:paraId="505DE122" w14:textId="77777777" w:rsidR="00B10522" w:rsidRPr="0059484E" w:rsidRDefault="00B10522" w:rsidP="00B10522">
      <w:pPr>
        <w:spacing w:line="480" w:lineRule="auto"/>
        <w:jc w:val="both"/>
        <w:rPr>
          <w:rFonts w:ascii="Times New Roman" w:hAnsi="Times New Roman" w:cs="Times New Roman"/>
          <w:sz w:val="24"/>
          <w:szCs w:val="24"/>
        </w:rPr>
      </w:pPr>
      <w:r w:rsidRPr="0059484E">
        <w:rPr>
          <w:rFonts w:ascii="Times New Roman" w:hAnsi="Times New Roman" w:cs="Times New Roman"/>
          <w:sz w:val="24"/>
          <w:szCs w:val="24"/>
        </w:rPr>
        <w:t>The study will focus on popular social media sites that are frequently used to spread health information, including Facebook, Instagram, WhatsApp, YouTube, and Twitter (X). It will concentrate on public involvement, digital communication tactics, and how well social media works to dispel myths regarding vaccines.</w:t>
      </w:r>
    </w:p>
    <w:p w14:paraId="3C92B735" w14:textId="77777777" w:rsidR="00B10522" w:rsidRPr="0059484E" w:rsidRDefault="00B10522" w:rsidP="00B10522">
      <w:pPr>
        <w:spacing w:line="480" w:lineRule="auto"/>
        <w:jc w:val="both"/>
        <w:rPr>
          <w:rFonts w:ascii="Times New Roman" w:hAnsi="Times New Roman" w:cs="Times New Roman"/>
          <w:sz w:val="24"/>
          <w:szCs w:val="24"/>
        </w:rPr>
      </w:pPr>
      <w:r w:rsidRPr="0059484E">
        <w:rPr>
          <w:rFonts w:ascii="Times New Roman" w:hAnsi="Times New Roman" w:cs="Times New Roman"/>
          <w:sz w:val="24"/>
          <w:szCs w:val="24"/>
        </w:rPr>
        <w:lastRenderedPageBreak/>
        <w:t>Recent immunization programs in Alimosho will be included in the study period to guarantee that results accurately represent current patterns in the use of social media for health promotion. But it will</w:t>
      </w:r>
      <w:r>
        <w:rPr>
          <w:rFonts w:ascii="Times New Roman" w:hAnsi="Times New Roman" w:cs="Times New Roman"/>
          <w:sz w:val="24"/>
          <w:szCs w:val="24"/>
          <w:lang w:val="en-US"/>
        </w:rPr>
        <w:t xml:space="preserve"> </w:t>
      </w:r>
      <w:r w:rsidRPr="0059484E">
        <w:rPr>
          <w:rFonts w:ascii="Times New Roman" w:hAnsi="Times New Roman" w:cs="Times New Roman"/>
          <w:sz w:val="24"/>
          <w:szCs w:val="24"/>
        </w:rPr>
        <w:t>Residents who actively look for health-related information on social media and medical professionals working on immunization campaigns will be the study's target audience.</w:t>
      </w:r>
    </w:p>
    <w:p w14:paraId="638B4EA2" w14:textId="77777777" w:rsidR="00B10522" w:rsidRDefault="00B10522" w:rsidP="00B10522">
      <w:pPr>
        <w:spacing w:line="480" w:lineRule="auto"/>
        <w:jc w:val="both"/>
        <w:rPr>
          <w:rFonts w:ascii="Times New Roman" w:hAnsi="Times New Roman" w:cs="Times New Roman"/>
          <w:sz w:val="24"/>
          <w:szCs w:val="24"/>
        </w:rPr>
      </w:pPr>
      <w:r w:rsidRPr="0059484E">
        <w:rPr>
          <w:rFonts w:ascii="Times New Roman" w:hAnsi="Times New Roman" w:cs="Times New Roman"/>
          <w:sz w:val="24"/>
          <w:szCs w:val="24"/>
        </w:rPr>
        <w:t>The study will focus on popular social media sites that are frequently used to spread health information, including Facebook, Instagram, WhatsApp, YouTube, and Twitter (X).</w:t>
      </w:r>
    </w:p>
    <w:p w14:paraId="725489A5" w14:textId="77777777" w:rsidR="00B10522" w:rsidRPr="00414408" w:rsidRDefault="00B10522" w:rsidP="00B10522">
      <w:pPr>
        <w:spacing w:line="480" w:lineRule="auto"/>
        <w:jc w:val="both"/>
        <w:rPr>
          <w:rFonts w:ascii="Times New Roman" w:hAnsi="Times New Roman" w:cs="Times New Roman"/>
          <w:sz w:val="14"/>
          <w:szCs w:val="24"/>
        </w:rPr>
      </w:pPr>
    </w:p>
    <w:p w14:paraId="30317541" w14:textId="77777777" w:rsidR="00B10522" w:rsidRDefault="00B10522" w:rsidP="00B10522">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lang w:val="en-US"/>
        </w:rPr>
        <w:t>1.8</w:t>
      </w:r>
      <w:r>
        <w:rPr>
          <w:rFonts w:ascii="Times New Roman" w:hAnsi="Times New Roman" w:cs="Times New Roman"/>
          <w:b/>
          <w:color w:val="000000" w:themeColor="text1"/>
          <w:sz w:val="24"/>
          <w:szCs w:val="24"/>
          <w:lang w:val="en-US"/>
        </w:rPr>
        <w:tab/>
      </w:r>
      <w:r w:rsidRPr="00E27565">
        <w:rPr>
          <w:rFonts w:ascii="Times New Roman" w:hAnsi="Times New Roman" w:cs="Times New Roman"/>
          <w:b/>
          <w:color w:val="000000" w:themeColor="text1"/>
          <w:sz w:val="24"/>
          <w:szCs w:val="24"/>
        </w:rPr>
        <w:t>Definition of Terms</w:t>
      </w:r>
    </w:p>
    <w:p w14:paraId="746C1142" w14:textId="77777777" w:rsidR="00B10522" w:rsidRDefault="00B10522" w:rsidP="00B10522">
      <w:pPr>
        <w:spacing w:line="480" w:lineRule="auto"/>
        <w:jc w:val="both"/>
        <w:rPr>
          <w:rFonts w:ascii="Times New Roman" w:hAnsi="Times New Roman" w:cs="Times New Roman"/>
          <w:sz w:val="24"/>
          <w:szCs w:val="24"/>
        </w:rPr>
      </w:pPr>
      <w:r w:rsidRPr="00642DE3">
        <w:rPr>
          <w:rFonts w:ascii="Times New Roman" w:hAnsi="Times New Roman" w:cs="Times New Roman"/>
          <w:b/>
          <w:sz w:val="24"/>
          <w:szCs w:val="24"/>
        </w:rPr>
        <w:t>Social Media</w:t>
      </w:r>
      <w:r w:rsidRPr="00642DE3">
        <w:rPr>
          <w:rFonts w:ascii="Times New Roman" w:hAnsi="Times New Roman" w:cs="Times New Roman"/>
          <w:b/>
          <w:sz w:val="24"/>
          <w:szCs w:val="24"/>
          <w:lang w:val="en-US"/>
        </w:rPr>
        <w:t>:</w:t>
      </w:r>
      <w:r>
        <w:rPr>
          <w:rFonts w:ascii="Times New Roman" w:hAnsi="Times New Roman" w:cs="Times New Roman"/>
          <w:sz w:val="24"/>
          <w:szCs w:val="24"/>
          <w:lang w:val="en-US"/>
        </w:rPr>
        <w:t xml:space="preserve"> </w:t>
      </w:r>
      <w:r w:rsidRPr="00642DE3">
        <w:rPr>
          <w:rFonts w:ascii="Times New Roman" w:hAnsi="Times New Roman" w:cs="Times New Roman"/>
          <w:sz w:val="24"/>
          <w:szCs w:val="24"/>
        </w:rPr>
        <w:t>Online platforms and digital tools such as Facebook, Twitter (X), Instagram, WhatsApp, and YouTube that facilitate interaction, information sharing, and communication among users.</w:t>
      </w:r>
    </w:p>
    <w:p w14:paraId="70DEF83A" w14:textId="77777777" w:rsidR="00B10522" w:rsidRDefault="00B10522" w:rsidP="00B10522">
      <w:pPr>
        <w:spacing w:line="480" w:lineRule="auto"/>
        <w:jc w:val="both"/>
        <w:rPr>
          <w:rFonts w:ascii="Times New Roman" w:hAnsi="Times New Roman" w:cs="Times New Roman"/>
          <w:sz w:val="24"/>
          <w:szCs w:val="24"/>
        </w:rPr>
      </w:pPr>
      <w:r w:rsidRPr="00642DE3">
        <w:rPr>
          <w:rFonts w:ascii="Times New Roman" w:hAnsi="Times New Roman" w:cs="Times New Roman"/>
          <w:b/>
          <w:sz w:val="24"/>
          <w:szCs w:val="24"/>
        </w:rPr>
        <w:t>Public Health Campaigns</w:t>
      </w:r>
      <w:r w:rsidRPr="00642DE3">
        <w:rPr>
          <w:rFonts w:ascii="Times New Roman" w:hAnsi="Times New Roman" w:cs="Times New Roman"/>
          <w:b/>
          <w:sz w:val="24"/>
          <w:szCs w:val="24"/>
          <w:lang w:val="en-US"/>
        </w:rPr>
        <w:t>:</w:t>
      </w:r>
      <w:r>
        <w:rPr>
          <w:rFonts w:ascii="Times New Roman" w:hAnsi="Times New Roman" w:cs="Times New Roman"/>
          <w:sz w:val="24"/>
          <w:szCs w:val="24"/>
          <w:lang w:val="en-US"/>
        </w:rPr>
        <w:t xml:space="preserve"> </w:t>
      </w:r>
      <w:r w:rsidRPr="00642DE3">
        <w:rPr>
          <w:rFonts w:ascii="Times New Roman" w:hAnsi="Times New Roman" w:cs="Times New Roman"/>
          <w:sz w:val="24"/>
          <w:szCs w:val="24"/>
        </w:rPr>
        <w:t>Organized efforts by government agencies, healthcare organizations, or non-governmental bodies to raise awareness and encourage behaviours that promote public health, such as vaccination programs.</w:t>
      </w:r>
    </w:p>
    <w:p w14:paraId="34E5AE99" w14:textId="77777777" w:rsidR="00B10522" w:rsidRDefault="00B10522" w:rsidP="00B10522">
      <w:pPr>
        <w:spacing w:line="480" w:lineRule="auto"/>
        <w:jc w:val="both"/>
        <w:rPr>
          <w:rFonts w:ascii="Times New Roman" w:hAnsi="Times New Roman" w:cs="Times New Roman"/>
          <w:sz w:val="24"/>
          <w:szCs w:val="24"/>
        </w:rPr>
      </w:pPr>
      <w:r w:rsidRPr="00642DE3">
        <w:rPr>
          <w:rFonts w:ascii="Times New Roman" w:hAnsi="Times New Roman" w:cs="Times New Roman"/>
          <w:b/>
          <w:sz w:val="24"/>
          <w:szCs w:val="24"/>
        </w:rPr>
        <w:t>Vaccination Programs</w:t>
      </w:r>
      <w:r w:rsidRPr="00642DE3">
        <w:rPr>
          <w:rFonts w:ascii="Times New Roman" w:hAnsi="Times New Roman" w:cs="Times New Roman"/>
          <w:b/>
          <w:sz w:val="24"/>
          <w:szCs w:val="24"/>
          <w:lang w:val="en-US"/>
        </w:rPr>
        <w:t>:</w:t>
      </w:r>
      <w:r w:rsidRPr="00642DE3">
        <w:rPr>
          <w:rFonts w:ascii="Times New Roman" w:hAnsi="Times New Roman" w:cs="Times New Roman"/>
          <w:sz w:val="24"/>
          <w:szCs w:val="24"/>
        </w:rPr>
        <w:t xml:space="preserve"> Structured initiatives designed to immunize populations against infectious diseases, often carried out by public health authorities to prevent outbreaks and improve community health.</w:t>
      </w:r>
    </w:p>
    <w:p w14:paraId="6A680237" w14:textId="77777777" w:rsidR="00B10522" w:rsidRPr="00642DE3" w:rsidRDefault="00B10522" w:rsidP="00B10522">
      <w:pPr>
        <w:spacing w:line="480" w:lineRule="auto"/>
        <w:jc w:val="both"/>
        <w:rPr>
          <w:rFonts w:ascii="Times New Roman" w:hAnsi="Times New Roman" w:cs="Times New Roman"/>
          <w:sz w:val="24"/>
          <w:szCs w:val="24"/>
        </w:rPr>
      </w:pPr>
      <w:r w:rsidRPr="00642DE3">
        <w:rPr>
          <w:rFonts w:ascii="Times New Roman" w:hAnsi="Times New Roman" w:cs="Times New Roman"/>
          <w:b/>
          <w:sz w:val="24"/>
          <w:szCs w:val="24"/>
        </w:rPr>
        <w:t>Health Communication</w:t>
      </w:r>
      <w:r w:rsidRPr="00642DE3">
        <w:rPr>
          <w:rFonts w:ascii="Times New Roman" w:hAnsi="Times New Roman" w:cs="Times New Roman"/>
          <w:b/>
          <w:sz w:val="24"/>
          <w:szCs w:val="24"/>
          <w:lang w:val="en-US"/>
        </w:rPr>
        <w:t>:</w:t>
      </w:r>
      <w:r w:rsidRPr="00642DE3">
        <w:rPr>
          <w:rFonts w:ascii="Times New Roman" w:hAnsi="Times New Roman" w:cs="Times New Roman"/>
          <w:sz w:val="24"/>
          <w:szCs w:val="24"/>
        </w:rPr>
        <w:t xml:space="preserve"> The process of disseminating health-related information through various media, including social media, to influence public knowledge, attitudes, and practices regarding health issues.</w:t>
      </w:r>
    </w:p>
    <w:p w14:paraId="3329E1A1" w14:textId="77777777" w:rsidR="00B10522" w:rsidRDefault="00B10522" w:rsidP="00B10522">
      <w:pPr>
        <w:spacing w:line="480" w:lineRule="auto"/>
        <w:jc w:val="both"/>
        <w:rPr>
          <w:rFonts w:ascii="Times New Roman" w:hAnsi="Times New Roman" w:cs="Times New Roman"/>
          <w:sz w:val="24"/>
          <w:szCs w:val="24"/>
        </w:rPr>
      </w:pPr>
      <w:r w:rsidRPr="00642DE3">
        <w:rPr>
          <w:rFonts w:ascii="Times New Roman" w:hAnsi="Times New Roman" w:cs="Times New Roman"/>
          <w:b/>
          <w:sz w:val="24"/>
          <w:szCs w:val="24"/>
        </w:rPr>
        <w:t>Vaccine Hesitancy</w:t>
      </w:r>
      <w:r w:rsidRPr="00642DE3">
        <w:rPr>
          <w:rFonts w:ascii="Times New Roman" w:hAnsi="Times New Roman" w:cs="Times New Roman"/>
          <w:b/>
          <w:sz w:val="24"/>
          <w:szCs w:val="24"/>
          <w:lang w:val="en-US"/>
        </w:rPr>
        <w:t>:</w:t>
      </w:r>
      <w:r w:rsidRPr="00642DE3">
        <w:rPr>
          <w:rFonts w:ascii="Times New Roman" w:hAnsi="Times New Roman" w:cs="Times New Roman"/>
          <w:sz w:val="24"/>
          <w:szCs w:val="24"/>
        </w:rPr>
        <w:t xml:space="preserve"> The reluctance or refusal to receive vaccines despite the availability of vaccination services, often influenced by misinformation, distrust, or cultural beliefs.</w:t>
      </w:r>
    </w:p>
    <w:p w14:paraId="68C1BBAC" w14:textId="77777777" w:rsidR="00B10522" w:rsidRDefault="00B10522" w:rsidP="00B10522">
      <w:pPr>
        <w:spacing w:line="480" w:lineRule="auto"/>
        <w:jc w:val="both"/>
        <w:rPr>
          <w:rFonts w:ascii="Times New Roman" w:hAnsi="Times New Roman" w:cs="Times New Roman"/>
          <w:sz w:val="24"/>
          <w:szCs w:val="24"/>
        </w:rPr>
      </w:pPr>
      <w:r w:rsidRPr="00642DE3">
        <w:rPr>
          <w:rFonts w:ascii="Times New Roman" w:hAnsi="Times New Roman" w:cs="Times New Roman"/>
          <w:b/>
          <w:sz w:val="24"/>
          <w:szCs w:val="24"/>
        </w:rPr>
        <w:t>Digital Health Promotion</w:t>
      </w:r>
      <w:r w:rsidRPr="00642DE3">
        <w:rPr>
          <w:rFonts w:ascii="Times New Roman" w:hAnsi="Times New Roman" w:cs="Times New Roman"/>
          <w:b/>
          <w:sz w:val="24"/>
          <w:szCs w:val="24"/>
          <w:lang w:val="en-US"/>
        </w:rPr>
        <w:t>:</w:t>
      </w:r>
      <w:r w:rsidRPr="00642DE3">
        <w:rPr>
          <w:rFonts w:ascii="Times New Roman" w:hAnsi="Times New Roman" w:cs="Times New Roman"/>
          <w:sz w:val="24"/>
          <w:szCs w:val="24"/>
        </w:rPr>
        <w:t xml:space="preserve"> The use of digital technologies, including social media, mobile apps, and websites, to educate and encourage positive health behaviours among the public.</w:t>
      </w:r>
    </w:p>
    <w:p w14:paraId="6B499BAF" w14:textId="77777777" w:rsidR="00B10522" w:rsidRDefault="00B10522" w:rsidP="00B10522">
      <w:pPr>
        <w:spacing w:line="480" w:lineRule="auto"/>
        <w:jc w:val="both"/>
        <w:rPr>
          <w:rFonts w:ascii="Times New Roman" w:hAnsi="Times New Roman" w:cs="Times New Roman"/>
          <w:sz w:val="24"/>
          <w:szCs w:val="24"/>
        </w:rPr>
      </w:pPr>
      <w:r w:rsidRPr="00642DE3">
        <w:rPr>
          <w:rFonts w:ascii="Times New Roman" w:hAnsi="Times New Roman" w:cs="Times New Roman"/>
          <w:b/>
          <w:sz w:val="24"/>
          <w:szCs w:val="24"/>
        </w:rPr>
        <w:lastRenderedPageBreak/>
        <w:t>Health-Seeking Behavior</w:t>
      </w:r>
      <w:r w:rsidRPr="00642DE3">
        <w:rPr>
          <w:rFonts w:ascii="Times New Roman" w:hAnsi="Times New Roman" w:cs="Times New Roman"/>
          <w:b/>
          <w:sz w:val="24"/>
          <w:szCs w:val="24"/>
          <w:lang w:val="en-US"/>
        </w:rPr>
        <w:t>:</w:t>
      </w:r>
      <w:r w:rsidRPr="00642DE3">
        <w:rPr>
          <w:rFonts w:ascii="Times New Roman" w:hAnsi="Times New Roman" w:cs="Times New Roman"/>
          <w:sz w:val="24"/>
          <w:szCs w:val="24"/>
        </w:rPr>
        <w:t xml:space="preserve"> The actions individuals take to maintain or improve their health, including accessing information, seeking medical advice, and participating in vaccination programs.</w:t>
      </w:r>
    </w:p>
    <w:p w14:paraId="01E67F7D" w14:textId="77777777" w:rsidR="00B10522" w:rsidRDefault="00B10522" w:rsidP="00B10522">
      <w:pPr>
        <w:spacing w:line="480" w:lineRule="auto"/>
        <w:jc w:val="both"/>
        <w:rPr>
          <w:rFonts w:ascii="Times New Roman" w:hAnsi="Times New Roman" w:cs="Times New Roman"/>
          <w:sz w:val="24"/>
          <w:szCs w:val="24"/>
        </w:rPr>
      </w:pPr>
      <w:r w:rsidRPr="00642DE3">
        <w:rPr>
          <w:rFonts w:ascii="Times New Roman" w:hAnsi="Times New Roman" w:cs="Times New Roman"/>
          <w:b/>
          <w:sz w:val="24"/>
          <w:szCs w:val="24"/>
        </w:rPr>
        <w:t>Community Engagement</w:t>
      </w:r>
      <w:r w:rsidRPr="00642DE3">
        <w:rPr>
          <w:rFonts w:ascii="Times New Roman" w:hAnsi="Times New Roman" w:cs="Times New Roman"/>
          <w:b/>
          <w:sz w:val="24"/>
          <w:szCs w:val="24"/>
          <w:lang w:val="en-US"/>
        </w:rPr>
        <w:t>:</w:t>
      </w:r>
      <w:r w:rsidRPr="00642DE3">
        <w:rPr>
          <w:rFonts w:ascii="Times New Roman" w:hAnsi="Times New Roman" w:cs="Times New Roman"/>
          <w:sz w:val="24"/>
          <w:szCs w:val="24"/>
        </w:rPr>
        <w:t xml:space="preserve"> The involvement of local populations in health campaigns and decision-making processes to ensure better acceptance and implementation of public health initiatives.</w:t>
      </w:r>
    </w:p>
    <w:p w14:paraId="02B59C15" w14:textId="77777777" w:rsidR="00B10522" w:rsidRDefault="00B10522" w:rsidP="00B10522">
      <w:pPr>
        <w:spacing w:line="480" w:lineRule="auto"/>
        <w:jc w:val="both"/>
        <w:rPr>
          <w:rFonts w:ascii="Times New Roman" w:hAnsi="Times New Roman" w:cs="Times New Roman"/>
          <w:sz w:val="24"/>
          <w:szCs w:val="24"/>
        </w:rPr>
      </w:pPr>
    </w:p>
    <w:p w14:paraId="0C31718E" w14:textId="77777777" w:rsidR="00B10522" w:rsidRDefault="00B10522" w:rsidP="00B10522">
      <w:pPr>
        <w:spacing w:line="480" w:lineRule="auto"/>
        <w:jc w:val="both"/>
        <w:rPr>
          <w:rFonts w:ascii="Times New Roman" w:hAnsi="Times New Roman" w:cs="Times New Roman"/>
          <w:sz w:val="24"/>
          <w:szCs w:val="24"/>
        </w:rPr>
      </w:pPr>
    </w:p>
    <w:p w14:paraId="5FDE073B" w14:textId="77777777" w:rsidR="00B10522" w:rsidRDefault="00B10522" w:rsidP="00B10522">
      <w:pPr>
        <w:spacing w:line="480" w:lineRule="auto"/>
        <w:jc w:val="both"/>
        <w:rPr>
          <w:rFonts w:ascii="Times New Roman" w:hAnsi="Times New Roman" w:cs="Times New Roman"/>
          <w:sz w:val="24"/>
          <w:szCs w:val="24"/>
        </w:rPr>
      </w:pPr>
    </w:p>
    <w:p w14:paraId="63C852EB" w14:textId="77777777" w:rsidR="00B10522" w:rsidRDefault="00B10522" w:rsidP="00B10522">
      <w:pPr>
        <w:spacing w:line="480" w:lineRule="auto"/>
        <w:jc w:val="both"/>
        <w:rPr>
          <w:rFonts w:ascii="Times New Roman" w:hAnsi="Times New Roman" w:cs="Times New Roman"/>
          <w:sz w:val="24"/>
          <w:szCs w:val="24"/>
        </w:rPr>
      </w:pPr>
    </w:p>
    <w:p w14:paraId="072A095C" w14:textId="77777777" w:rsidR="00B10522" w:rsidRDefault="00B10522" w:rsidP="00AA7E4D">
      <w:pPr>
        <w:spacing w:after="0" w:line="480" w:lineRule="auto"/>
        <w:jc w:val="center"/>
        <w:rPr>
          <w:rFonts w:ascii="Times New Roman" w:hAnsi="Times New Roman"/>
          <w:b/>
          <w:color w:val="000000"/>
          <w:sz w:val="24"/>
          <w:szCs w:val="24"/>
          <w:lang w:val="en-GB"/>
        </w:rPr>
      </w:pPr>
    </w:p>
    <w:p w14:paraId="424C812F" w14:textId="77777777" w:rsidR="00B10522" w:rsidRDefault="00B10522" w:rsidP="00AA7E4D">
      <w:pPr>
        <w:spacing w:after="0" w:line="480" w:lineRule="auto"/>
        <w:jc w:val="center"/>
        <w:rPr>
          <w:rFonts w:ascii="Times New Roman" w:hAnsi="Times New Roman"/>
          <w:b/>
          <w:color w:val="000000"/>
          <w:sz w:val="24"/>
          <w:szCs w:val="24"/>
          <w:lang w:val="en-GB"/>
        </w:rPr>
      </w:pPr>
    </w:p>
    <w:p w14:paraId="2C6ACCDF" w14:textId="77777777" w:rsidR="00B10522" w:rsidRDefault="00B10522" w:rsidP="00AA7E4D">
      <w:pPr>
        <w:spacing w:after="0" w:line="480" w:lineRule="auto"/>
        <w:jc w:val="center"/>
        <w:rPr>
          <w:rFonts w:ascii="Times New Roman" w:hAnsi="Times New Roman"/>
          <w:b/>
          <w:color w:val="000000"/>
          <w:sz w:val="24"/>
          <w:szCs w:val="24"/>
          <w:lang w:val="en-GB"/>
        </w:rPr>
      </w:pPr>
    </w:p>
    <w:p w14:paraId="4539E07D" w14:textId="77777777" w:rsidR="00B10522" w:rsidRDefault="00B10522" w:rsidP="00AA7E4D">
      <w:pPr>
        <w:spacing w:after="0" w:line="480" w:lineRule="auto"/>
        <w:jc w:val="center"/>
        <w:rPr>
          <w:rFonts w:ascii="Times New Roman" w:hAnsi="Times New Roman"/>
          <w:b/>
          <w:color w:val="000000"/>
          <w:sz w:val="24"/>
          <w:szCs w:val="24"/>
          <w:lang w:val="en-GB"/>
        </w:rPr>
      </w:pPr>
    </w:p>
    <w:p w14:paraId="5A78AA2E" w14:textId="77777777" w:rsidR="00B10522" w:rsidRDefault="00B10522" w:rsidP="00AA7E4D">
      <w:pPr>
        <w:spacing w:after="0" w:line="480" w:lineRule="auto"/>
        <w:jc w:val="center"/>
        <w:rPr>
          <w:rFonts w:ascii="Times New Roman" w:hAnsi="Times New Roman"/>
          <w:b/>
          <w:color w:val="000000"/>
          <w:sz w:val="24"/>
          <w:szCs w:val="24"/>
          <w:lang w:val="en-GB"/>
        </w:rPr>
      </w:pPr>
    </w:p>
    <w:p w14:paraId="54EC6572" w14:textId="77777777" w:rsidR="00B10522" w:rsidRDefault="00B10522" w:rsidP="00AA7E4D">
      <w:pPr>
        <w:spacing w:after="0" w:line="480" w:lineRule="auto"/>
        <w:jc w:val="center"/>
        <w:rPr>
          <w:rFonts w:ascii="Times New Roman" w:hAnsi="Times New Roman"/>
          <w:b/>
          <w:color w:val="000000"/>
          <w:sz w:val="24"/>
          <w:szCs w:val="24"/>
          <w:lang w:val="en-GB"/>
        </w:rPr>
      </w:pPr>
    </w:p>
    <w:p w14:paraId="748E7B70" w14:textId="77777777" w:rsidR="00B10522" w:rsidRDefault="00B10522" w:rsidP="00AA7E4D">
      <w:pPr>
        <w:spacing w:after="0" w:line="480" w:lineRule="auto"/>
        <w:jc w:val="center"/>
        <w:rPr>
          <w:rFonts w:ascii="Times New Roman" w:hAnsi="Times New Roman"/>
          <w:b/>
          <w:color w:val="000000"/>
          <w:sz w:val="24"/>
          <w:szCs w:val="24"/>
          <w:lang w:val="en-GB"/>
        </w:rPr>
      </w:pPr>
    </w:p>
    <w:p w14:paraId="5ADCB1E2" w14:textId="77777777" w:rsidR="00B10522" w:rsidRDefault="00B10522" w:rsidP="00AA7E4D">
      <w:pPr>
        <w:spacing w:after="0" w:line="480" w:lineRule="auto"/>
        <w:jc w:val="center"/>
        <w:rPr>
          <w:rFonts w:ascii="Times New Roman" w:hAnsi="Times New Roman"/>
          <w:b/>
          <w:color w:val="000000"/>
          <w:sz w:val="24"/>
          <w:szCs w:val="24"/>
          <w:lang w:val="en-GB"/>
        </w:rPr>
      </w:pPr>
    </w:p>
    <w:p w14:paraId="41D3E5DE" w14:textId="77777777" w:rsidR="00B10522" w:rsidRDefault="00B10522" w:rsidP="00AA7E4D">
      <w:pPr>
        <w:spacing w:after="0" w:line="480" w:lineRule="auto"/>
        <w:jc w:val="center"/>
        <w:rPr>
          <w:rFonts w:ascii="Times New Roman" w:hAnsi="Times New Roman"/>
          <w:b/>
          <w:color w:val="000000"/>
          <w:sz w:val="24"/>
          <w:szCs w:val="24"/>
          <w:lang w:val="en-GB"/>
        </w:rPr>
      </w:pPr>
    </w:p>
    <w:p w14:paraId="4B7CBA56" w14:textId="77777777" w:rsidR="00B10522" w:rsidRDefault="00B10522" w:rsidP="00AA7E4D">
      <w:pPr>
        <w:spacing w:after="0" w:line="480" w:lineRule="auto"/>
        <w:jc w:val="center"/>
        <w:rPr>
          <w:rFonts w:ascii="Times New Roman" w:hAnsi="Times New Roman"/>
          <w:b/>
          <w:color w:val="000000"/>
          <w:sz w:val="24"/>
          <w:szCs w:val="24"/>
          <w:lang w:val="en-GB"/>
        </w:rPr>
      </w:pPr>
    </w:p>
    <w:p w14:paraId="67AA052D" w14:textId="32DE190A" w:rsidR="00B10522" w:rsidRDefault="00B10522" w:rsidP="006000A7">
      <w:pPr>
        <w:spacing w:after="0" w:line="480" w:lineRule="auto"/>
        <w:rPr>
          <w:rFonts w:ascii="Times New Roman" w:hAnsi="Times New Roman"/>
          <w:b/>
          <w:color w:val="000000"/>
          <w:sz w:val="24"/>
          <w:szCs w:val="24"/>
          <w:lang w:val="en-GB"/>
        </w:rPr>
      </w:pPr>
    </w:p>
    <w:p w14:paraId="0D73731F" w14:textId="21142D1D" w:rsidR="006000A7" w:rsidRDefault="006000A7" w:rsidP="006000A7">
      <w:pPr>
        <w:spacing w:after="0" w:line="480" w:lineRule="auto"/>
        <w:rPr>
          <w:rFonts w:ascii="Times New Roman" w:hAnsi="Times New Roman"/>
          <w:b/>
          <w:color w:val="000000"/>
          <w:sz w:val="24"/>
          <w:szCs w:val="24"/>
          <w:lang w:val="en-GB"/>
        </w:rPr>
      </w:pPr>
    </w:p>
    <w:p w14:paraId="1E138040" w14:textId="6D2BD6C0" w:rsidR="006000A7" w:rsidRDefault="006000A7" w:rsidP="006000A7">
      <w:pPr>
        <w:spacing w:after="0" w:line="480" w:lineRule="auto"/>
        <w:rPr>
          <w:rFonts w:ascii="Times New Roman" w:hAnsi="Times New Roman"/>
          <w:b/>
          <w:color w:val="000000"/>
          <w:sz w:val="24"/>
          <w:szCs w:val="24"/>
          <w:lang w:val="en-GB"/>
        </w:rPr>
      </w:pPr>
    </w:p>
    <w:p w14:paraId="45DA6E7C" w14:textId="77777777" w:rsidR="006000A7" w:rsidRDefault="006000A7" w:rsidP="006000A7">
      <w:pPr>
        <w:spacing w:after="0" w:line="480" w:lineRule="auto"/>
        <w:rPr>
          <w:rFonts w:ascii="Times New Roman" w:hAnsi="Times New Roman"/>
          <w:b/>
          <w:color w:val="000000"/>
          <w:sz w:val="24"/>
          <w:szCs w:val="24"/>
          <w:lang w:val="en-GB"/>
        </w:rPr>
      </w:pPr>
    </w:p>
    <w:p w14:paraId="273D74E9" w14:textId="63CDC276" w:rsidR="00AA7E4D" w:rsidRPr="00E976FC" w:rsidRDefault="00AA7E4D" w:rsidP="00AA7E4D">
      <w:pPr>
        <w:spacing w:after="0" w:line="480" w:lineRule="auto"/>
        <w:jc w:val="center"/>
        <w:rPr>
          <w:rFonts w:ascii="Times New Roman" w:hAnsi="Times New Roman"/>
          <w:b/>
          <w:color w:val="000000"/>
          <w:sz w:val="24"/>
          <w:szCs w:val="24"/>
          <w:lang w:val="en-GB"/>
        </w:rPr>
      </w:pPr>
      <w:r w:rsidRPr="00E976FC">
        <w:rPr>
          <w:rFonts w:ascii="Times New Roman" w:hAnsi="Times New Roman"/>
          <w:b/>
          <w:color w:val="000000"/>
          <w:sz w:val="24"/>
          <w:szCs w:val="24"/>
          <w:lang w:val="en-GB"/>
        </w:rPr>
        <w:lastRenderedPageBreak/>
        <w:t>CHAPTER TWO</w:t>
      </w:r>
    </w:p>
    <w:p w14:paraId="7BBAE795" w14:textId="77777777" w:rsidR="00AA7E4D" w:rsidRPr="00E976FC" w:rsidRDefault="00AA7E4D" w:rsidP="00AA7E4D">
      <w:pPr>
        <w:spacing w:after="0" w:line="480" w:lineRule="auto"/>
        <w:jc w:val="center"/>
        <w:rPr>
          <w:rFonts w:ascii="Times New Roman" w:hAnsi="Times New Roman"/>
          <w:color w:val="000000"/>
          <w:sz w:val="24"/>
          <w:szCs w:val="24"/>
          <w:lang w:val="en-GB"/>
        </w:rPr>
      </w:pPr>
      <w:r w:rsidRPr="00E976FC">
        <w:rPr>
          <w:rFonts w:ascii="Times New Roman" w:hAnsi="Times New Roman"/>
          <w:b/>
          <w:color w:val="000000"/>
          <w:sz w:val="24"/>
          <w:szCs w:val="24"/>
          <w:lang w:val="en-GB"/>
        </w:rPr>
        <w:t>LITERATURE REVIEW</w:t>
      </w:r>
    </w:p>
    <w:p w14:paraId="4C533045" w14:textId="77777777" w:rsidR="00AA7E4D" w:rsidRPr="00E976FC" w:rsidRDefault="00AA7E4D" w:rsidP="00AA7E4D">
      <w:pPr>
        <w:spacing w:after="0" w:line="480" w:lineRule="auto"/>
        <w:jc w:val="both"/>
        <w:rPr>
          <w:rFonts w:ascii="Times New Roman" w:hAnsi="Times New Roman"/>
          <w:color w:val="000000"/>
          <w:sz w:val="24"/>
          <w:szCs w:val="24"/>
          <w:lang w:val="en-GB"/>
        </w:rPr>
      </w:pPr>
    </w:p>
    <w:p w14:paraId="2E6FABB2" w14:textId="19F15076" w:rsidR="00AA7E4D" w:rsidRPr="00E976FC" w:rsidRDefault="00AA7E4D" w:rsidP="00AA7E4D">
      <w:pPr>
        <w:spacing w:after="0" w:line="480" w:lineRule="auto"/>
        <w:jc w:val="both"/>
        <w:rPr>
          <w:rFonts w:ascii="Times New Roman" w:hAnsi="Times New Roman"/>
          <w:b/>
          <w:color w:val="000000"/>
          <w:sz w:val="24"/>
          <w:szCs w:val="24"/>
          <w:lang w:val="en-GB"/>
        </w:rPr>
      </w:pPr>
      <w:r>
        <w:rPr>
          <w:rFonts w:ascii="Times New Roman" w:hAnsi="Times New Roman"/>
          <w:b/>
          <w:color w:val="000000"/>
          <w:sz w:val="24"/>
          <w:szCs w:val="24"/>
          <w:lang w:val="en-GB"/>
        </w:rPr>
        <w:t>2.1</w:t>
      </w:r>
      <w:r>
        <w:rPr>
          <w:rFonts w:ascii="Times New Roman" w:hAnsi="Times New Roman"/>
          <w:b/>
          <w:color w:val="000000"/>
          <w:sz w:val="24"/>
          <w:szCs w:val="24"/>
          <w:lang w:val="en-GB"/>
        </w:rPr>
        <w:tab/>
      </w:r>
      <w:r w:rsidRPr="00E976FC">
        <w:rPr>
          <w:rFonts w:ascii="Times New Roman" w:hAnsi="Times New Roman"/>
          <w:b/>
          <w:color w:val="000000"/>
          <w:sz w:val="24"/>
          <w:szCs w:val="24"/>
          <w:lang w:val="en-GB"/>
        </w:rPr>
        <w:t>Conceptual Review</w:t>
      </w:r>
    </w:p>
    <w:p w14:paraId="0D1AA355" w14:textId="77777777" w:rsidR="00AA7E4D" w:rsidRDefault="00AA7E4D" w:rsidP="00AA7E4D">
      <w:pPr>
        <w:spacing w:line="480" w:lineRule="auto"/>
        <w:jc w:val="both"/>
        <w:rPr>
          <w:rFonts w:ascii="Times New Roman" w:hAnsi="Times New Roman" w:cs="Times New Roman"/>
          <w:sz w:val="24"/>
          <w:szCs w:val="24"/>
          <w:lang w:val="en-US"/>
        </w:rPr>
      </w:pPr>
      <w:r w:rsidRPr="00224592">
        <w:rPr>
          <w:rFonts w:ascii="Times New Roman" w:hAnsi="Times New Roman" w:cs="Times New Roman"/>
          <w:sz w:val="24"/>
          <w:szCs w:val="24"/>
          <w:lang w:val="en-US"/>
        </w:rPr>
        <w:t>With an emphasis on immunization initiatives in Lagos' Alimosho Local Government Area, the conceptual study examines the fundamental ideas of social media and public health campaigns. The definitions, functions, and effects of social media in health communication are examined in this section, along with the efficiency of digital platforms in encouraging vaccination uptake.</w:t>
      </w:r>
    </w:p>
    <w:p w14:paraId="679B5ABD" w14:textId="77777777" w:rsidR="00F454C2" w:rsidRDefault="00AA7E4D" w:rsidP="00F454C2">
      <w:pPr>
        <w:spacing w:line="480" w:lineRule="auto"/>
        <w:rPr>
          <w:rFonts w:ascii="Times New Roman" w:hAnsi="Times New Roman" w:cs="Times New Roman"/>
          <w:b/>
          <w:sz w:val="24"/>
          <w:szCs w:val="24"/>
        </w:rPr>
      </w:pPr>
      <w:r>
        <w:rPr>
          <w:rFonts w:ascii="Times New Roman" w:hAnsi="Times New Roman" w:cs="Times New Roman"/>
          <w:b/>
          <w:sz w:val="24"/>
          <w:szCs w:val="24"/>
          <w:lang w:val="en-US"/>
        </w:rPr>
        <w:t>2.1.1</w:t>
      </w:r>
      <w:r>
        <w:rPr>
          <w:rFonts w:ascii="Times New Roman" w:hAnsi="Times New Roman" w:cs="Times New Roman"/>
          <w:b/>
          <w:sz w:val="24"/>
          <w:szCs w:val="24"/>
          <w:lang w:val="en-US"/>
        </w:rPr>
        <w:tab/>
      </w:r>
      <w:r w:rsidR="00F454C2" w:rsidRPr="00F454C2">
        <w:rPr>
          <w:rFonts w:ascii="Times New Roman" w:hAnsi="Times New Roman" w:cs="Times New Roman"/>
          <w:b/>
          <w:sz w:val="24"/>
          <w:szCs w:val="24"/>
        </w:rPr>
        <w:t>Concept of Social Media</w:t>
      </w:r>
    </w:p>
    <w:p w14:paraId="68B5B642" w14:textId="24846D07" w:rsidR="002712D3" w:rsidRDefault="002712D3" w:rsidP="00F454C2">
      <w:pPr>
        <w:spacing w:line="480" w:lineRule="auto"/>
        <w:jc w:val="both"/>
        <w:rPr>
          <w:rFonts w:ascii="Times New Roman" w:hAnsi="Times New Roman" w:cs="Times New Roman"/>
          <w:sz w:val="24"/>
          <w:szCs w:val="24"/>
          <w:lang w:val="en-US"/>
        </w:rPr>
      </w:pPr>
      <w:r w:rsidRPr="002712D3">
        <w:rPr>
          <w:rFonts w:ascii="Times New Roman" w:hAnsi="Times New Roman" w:cs="Times New Roman"/>
          <w:sz w:val="24"/>
          <w:szCs w:val="24"/>
          <w:lang w:val="en-US"/>
        </w:rPr>
        <w:t>Social media refers to a wide variety of online platforms that enable real-time information, idea, and multimedia content creation, sharing, and exchange between users (Kaplan &amp; Haenlein, 2010). These platforms</w:t>
      </w:r>
      <w:r w:rsidR="009E1457">
        <w:rPr>
          <w:rFonts w:ascii="Times New Roman" w:hAnsi="Times New Roman" w:cs="Times New Roman"/>
          <w:sz w:val="24"/>
          <w:szCs w:val="24"/>
          <w:lang w:val="en-US"/>
        </w:rPr>
        <w:t xml:space="preserve"> </w:t>
      </w:r>
      <w:r w:rsidRPr="002712D3">
        <w:rPr>
          <w:rFonts w:ascii="Times New Roman" w:hAnsi="Times New Roman" w:cs="Times New Roman"/>
          <w:sz w:val="24"/>
          <w:szCs w:val="24"/>
          <w:lang w:val="en-US"/>
        </w:rPr>
        <w:t>Facebook, Instagram, WhatsApp, YouTube, and Twitter (now X)</w:t>
      </w:r>
      <w:r w:rsidR="009E1457">
        <w:rPr>
          <w:rFonts w:ascii="Times New Roman" w:hAnsi="Times New Roman" w:cs="Times New Roman"/>
          <w:sz w:val="24"/>
          <w:szCs w:val="24"/>
          <w:lang w:val="en-US"/>
        </w:rPr>
        <w:t xml:space="preserve"> </w:t>
      </w:r>
      <w:r w:rsidRPr="002712D3">
        <w:rPr>
          <w:rFonts w:ascii="Times New Roman" w:hAnsi="Times New Roman" w:cs="Times New Roman"/>
          <w:sz w:val="24"/>
          <w:szCs w:val="24"/>
          <w:lang w:val="en-US"/>
        </w:rPr>
        <w:t>have developed into effective means of networking, communication, and the sharing of information in a variety of fields, including public health (Boyd &amp; Ellison, 2023). Social media is a vital tool for disseminating health-related information and encouraging behavioral change because of its interactive features, which facilitate smooth communication between people, organizations, and governments (Chou et al., 2022).</w:t>
      </w:r>
    </w:p>
    <w:p w14:paraId="2EEB312B" w14:textId="77777777" w:rsidR="002712D3" w:rsidRDefault="002712D3" w:rsidP="00F454C2">
      <w:pPr>
        <w:spacing w:line="480" w:lineRule="auto"/>
        <w:jc w:val="both"/>
        <w:rPr>
          <w:rFonts w:ascii="Times New Roman" w:hAnsi="Times New Roman" w:cs="Times New Roman"/>
          <w:sz w:val="24"/>
          <w:szCs w:val="24"/>
          <w:lang w:val="en-US"/>
        </w:rPr>
      </w:pPr>
      <w:r w:rsidRPr="002712D3">
        <w:rPr>
          <w:rFonts w:ascii="Times New Roman" w:hAnsi="Times New Roman" w:cs="Times New Roman"/>
          <w:sz w:val="24"/>
          <w:szCs w:val="24"/>
          <w:lang w:val="en-US"/>
        </w:rPr>
        <w:t>Social media is a vital tool for public awareness campaigns, health promotion, and crisis communication in the healthcare industry. It makes it possible to share information in real time, which improves public awareness and promotes preventative health practices (</w:t>
      </w:r>
      <w:proofErr w:type="spellStart"/>
      <w:r w:rsidRPr="002712D3">
        <w:rPr>
          <w:rFonts w:ascii="Times New Roman" w:hAnsi="Times New Roman" w:cs="Times New Roman"/>
          <w:sz w:val="24"/>
          <w:szCs w:val="24"/>
          <w:lang w:val="en-US"/>
        </w:rPr>
        <w:t>Eysenbach</w:t>
      </w:r>
      <w:proofErr w:type="spellEnd"/>
      <w:r w:rsidRPr="002712D3">
        <w:rPr>
          <w:rFonts w:ascii="Times New Roman" w:hAnsi="Times New Roman" w:cs="Times New Roman"/>
          <w:sz w:val="24"/>
          <w:szCs w:val="24"/>
          <w:lang w:val="en-US"/>
        </w:rPr>
        <w:t xml:space="preserve">, 2023). According to Gough et al. (2023), health professionals and institutions use these platforms to address public health issues, dispel myths, and advance evidence-based practices. Fighting vaccine hesitancy is one important area where social media can make a big difference. </w:t>
      </w:r>
      <w:r w:rsidRPr="002712D3">
        <w:rPr>
          <w:rFonts w:ascii="Times New Roman" w:hAnsi="Times New Roman" w:cs="Times New Roman"/>
          <w:sz w:val="24"/>
          <w:szCs w:val="24"/>
          <w:lang w:val="en-US"/>
        </w:rPr>
        <w:lastRenderedPageBreak/>
        <w:t>Social media platforms enable health professionals to interact with the public, debunk myths, and promote vaccination uptake by enabling two-way communication and interactive debates (Larson et al., 2023).</w:t>
      </w:r>
    </w:p>
    <w:p w14:paraId="7A9F9281" w14:textId="77777777" w:rsidR="002712D3" w:rsidRDefault="002712D3" w:rsidP="00F454C2">
      <w:pPr>
        <w:spacing w:line="480" w:lineRule="auto"/>
        <w:jc w:val="both"/>
        <w:rPr>
          <w:rFonts w:ascii="Times New Roman" w:hAnsi="Times New Roman" w:cs="Times New Roman"/>
          <w:sz w:val="24"/>
          <w:szCs w:val="24"/>
          <w:lang w:val="en-US"/>
        </w:rPr>
      </w:pPr>
      <w:r w:rsidRPr="002712D3">
        <w:rPr>
          <w:rFonts w:ascii="Times New Roman" w:hAnsi="Times New Roman" w:cs="Times New Roman"/>
          <w:sz w:val="24"/>
          <w:szCs w:val="24"/>
          <w:lang w:val="en-US"/>
        </w:rPr>
        <w:t>Furthermore, by offering immediate updates, preventive advice, and direct communication with medical specialists, social media's real-time nature facilitates quick reactions to new health emergencies like pandemics and outbreaks (Wang et al., 2023). Social media does provide many advantages for health communication, but it also has drawbacks, such as the dissemination of false information and the requirement for regulations to guarantee the veracity of shared content (Treen et al., 2023). Effective use of social media thus necessitates a calculated strategy to optimize its benefits and minimize any hazards.</w:t>
      </w:r>
    </w:p>
    <w:p w14:paraId="7096FD1A" w14:textId="29714CE4" w:rsidR="00AA7E4D" w:rsidRPr="000322FE" w:rsidRDefault="00AA7E4D" w:rsidP="00F454C2">
      <w:pPr>
        <w:spacing w:line="48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2.1.2</w:t>
      </w:r>
      <w:r>
        <w:rPr>
          <w:rFonts w:ascii="Times New Roman" w:hAnsi="Times New Roman" w:cs="Times New Roman"/>
          <w:b/>
          <w:sz w:val="24"/>
          <w:szCs w:val="24"/>
          <w:lang w:val="en-US"/>
        </w:rPr>
        <w:tab/>
      </w:r>
      <w:r w:rsidR="00F454C2" w:rsidRPr="00F454C2">
        <w:rPr>
          <w:rFonts w:ascii="Times New Roman" w:hAnsi="Times New Roman" w:cs="Times New Roman"/>
          <w:b/>
          <w:sz w:val="24"/>
          <w:szCs w:val="24"/>
        </w:rPr>
        <w:t>Public Health Campaigns and Social Media</w:t>
      </w:r>
    </w:p>
    <w:p w14:paraId="575DD3F7" w14:textId="77777777" w:rsidR="002712D3" w:rsidRDefault="002712D3" w:rsidP="00F454C2">
      <w:pPr>
        <w:spacing w:line="480" w:lineRule="auto"/>
        <w:jc w:val="both"/>
        <w:rPr>
          <w:rFonts w:ascii="Times New Roman" w:hAnsi="Times New Roman" w:cs="Times New Roman"/>
          <w:sz w:val="24"/>
          <w:szCs w:val="24"/>
        </w:rPr>
      </w:pPr>
      <w:r w:rsidRPr="002712D3">
        <w:rPr>
          <w:rFonts w:ascii="Times New Roman" w:hAnsi="Times New Roman" w:cs="Times New Roman"/>
          <w:sz w:val="24"/>
          <w:szCs w:val="24"/>
        </w:rPr>
        <w:t>According to Wakefield, Loken, and Hornik (2010), public health campaigns are organized efforts intended to enhance health outcomes through behavior modification, awareness-building, and community involvement. These campaigns increase public participation in health-related activities, spread information, and advocate for preventative measures through a variety of communication platforms (Noar, 2023). Social media's capacity to swiftly and effectively reach a wide range of demographics has made it an essential tool for carrying out public health initiatives as the world's reliance on digital technology grows (Ventola, 2014; Wang et al., 2023).</w:t>
      </w:r>
    </w:p>
    <w:p w14:paraId="3521BE49" w14:textId="77777777" w:rsidR="002712D3" w:rsidRDefault="002712D3" w:rsidP="00F454C2">
      <w:pPr>
        <w:spacing w:line="480" w:lineRule="auto"/>
        <w:jc w:val="both"/>
        <w:rPr>
          <w:rFonts w:ascii="Times New Roman" w:hAnsi="Times New Roman" w:cs="Times New Roman"/>
          <w:sz w:val="24"/>
          <w:szCs w:val="24"/>
        </w:rPr>
      </w:pPr>
      <w:r w:rsidRPr="002712D3">
        <w:rPr>
          <w:rFonts w:ascii="Times New Roman" w:hAnsi="Times New Roman" w:cs="Times New Roman"/>
          <w:sz w:val="24"/>
          <w:szCs w:val="24"/>
        </w:rPr>
        <w:t xml:space="preserve">By facilitating targeted messages, encouraging real-time exchanges, and increasing engagement through multimedia content like films, infographics, and live debates, social media improves public health initiatives (Gough et al., 2023). In order to spread correct health information, combat false information, and encourage behavioral change, platforms such as Facebook, Instagram, WhatsApp, YouTube, and Twitter (now X) have become essential (Chou </w:t>
      </w:r>
      <w:r w:rsidRPr="002712D3">
        <w:rPr>
          <w:rFonts w:ascii="Times New Roman" w:hAnsi="Times New Roman" w:cs="Times New Roman"/>
          <w:sz w:val="24"/>
          <w:szCs w:val="24"/>
        </w:rPr>
        <w:lastRenderedPageBreak/>
        <w:t>et al., 2022). Social media has made a substantial contribution to vaccination programs, as well-planned digital marketing have increased vaccine uptake and acceptance.</w:t>
      </w:r>
    </w:p>
    <w:p w14:paraId="734D406E" w14:textId="5B0DA28C" w:rsidR="00F454C2" w:rsidRPr="00F454C2" w:rsidRDefault="00F454C2" w:rsidP="00F454C2">
      <w:pPr>
        <w:spacing w:line="480" w:lineRule="auto"/>
        <w:jc w:val="both"/>
        <w:rPr>
          <w:rFonts w:ascii="Times New Roman" w:hAnsi="Times New Roman" w:cs="Times New Roman"/>
          <w:sz w:val="24"/>
          <w:szCs w:val="24"/>
        </w:rPr>
      </w:pPr>
      <w:r w:rsidRPr="00F454C2">
        <w:rPr>
          <w:rFonts w:ascii="Times New Roman" w:hAnsi="Times New Roman" w:cs="Times New Roman"/>
          <w:sz w:val="24"/>
          <w:szCs w:val="24"/>
        </w:rPr>
        <w:t>Key strategies through which social media supports vaccination programs include:</w:t>
      </w:r>
    </w:p>
    <w:p w14:paraId="1DAE4898" w14:textId="77777777" w:rsidR="00DB68AC" w:rsidRDefault="00F454C2" w:rsidP="006A0174">
      <w:pPr>
        <w:numPr>
          <w:ilvl w:val="0"/>
          <w:numId w:val="1"/>
        </w:numPr>
        <w:spacing w:line="480" w:lineRule="auto"/>
        <w:jc w:val="both"/>
        <w:rPr>
          <w:rFonts w:ascii="Times New Roman" w:hAnsi="Times New Roman" w:cs="Times New Roman"/>
          <w:sz w:val="24"/>
          <w:szCs w:val="24"/>
        </w:rPr>
      </w:pPr>
      <w:r w:rsidRPr="00F454C2">
        <w:rPr>
          <w:rFonts w:ascii="Times New Roman" w:hAnsi="Times New Roman" w:cs="Times New Roman"/>
          <w:b/>
          <w:bCs/>
          <w:sz w:val="24"/>
          <w:szCs w:val="24"/>
        </w:rPr>
        <w:t>Health Education:</w:t>
      </w:r>
      <w:r w:rsidRPr="00F454C2">
        <w:rPr>
          <w:rFonts w:ascii="Times New Roman" w:hAnsi="Times New Roman" w:cs="Times New Roman"/>
          <w:sz w:val="24"/>
          <w:szCs w:val="24"/>
        </w:rPr>
        <w:t xml:space="preserve"> </w:t>
      </w:r>
      <w:r w:rsidR="00DB68AC" w:rsidRPr="00DB68AC">
        <w:rPr>
          <w:rFonts w:ascii="Times New Roman" w:hAnsi="Times New Roman" w:cs="Times New Roman"/>
          <w:sz w:val="24"/>
          <w:szCs w:val="24"/>
        </w:rPr>
        <w:t>Social media provides the public with an approachable and engaging medium for learning about vaccines, their advantages, and possible drawbacks. Health organizations make sure that people receive trustworthy and understandable health messages by using infographics, brief videos, and professional Q&amp;A sessions to clarify complex medical information (Dubé et al., 2022).</w:t>
      </w:r>
    </w:p>
    <w:p w14:paraId="79B0276E" w14:textId="77777777" w:rsidR="00B96BA5" w:rsidRDefault="00F454C2" w:rsidP="006A0174">
      <w:pPr>
        <w:numPr>
          <w:ilvl w:val="0"/>
          <w:numId w:val="1"/>
        </w:numPr>
        <w:spacing w:line="480" w:lineRule="auto"/>
        <w:jc w:val="both"/>
        <w:rPr>
          <w:rFonts w:ascii="Times New Roman" w:hAnsi="Times New Roman" w:cs="Times New Roman"/>
          <w:sz w:val="24"/>
          <w:szCs w:val="24"/>
        </w:rPr>
      </w:pPr>
      <w:r w:rsidRPr="00F454C2">
        <w:rPr>
          <w:rFonts w:ascii="Times New Roman" w:hAnsi="Times New Roman" w:cs="Times New Roman"/>
          <w:b/>
          <w:bCs/>
          <w:sz w:val="24"/>
          <w:szCs w:val="24"/>
        </w:rPr>
        <w:t>Countering Misinformation:</w:t>
      </w:r>
      <w:r w:rsidRPr="00F454C2">
        <w:rPr>
          <w:rFonts w:ascii="Times New Roman" w:hAnsi="Times New Roman" w:cs="Times New Roman"/>
          <w:sz w:val="24"/>
          <w:szCs w:val="24"/>
        </w:rPr>
        <w:t xml:space="preserve"> </w:t>
      </w:r>
      <w:r w:rsidR="00B96BA5" w:rsidRPr="00B96BA5">
        <w:rPr>
          <w:rFonts w:ascii="Times New Roman" w:hAnsi="Times New Roman" w:cs="Times New Roman"/>
          <w:sz w:val="24"/>
          <w:szCs w:val="24"/>
        </w:rPr>
        <w:t>In public health, vaccine hesitancy and the dissemination of false information continue to be major problems. Health organizations and professionals can actively dispel myths, clear up misunderstandings, and provide scientifically supported data to support vaccine safety and efficacy on social media sites like Facebook, Twitter, and TikTok (Brunson, 2013; Larson et al., 2023). Algorithmic interventions and fact-checking campaigns also aid in preventing the dissemination of false health information (Treen et al., 2023).</w:t>
      </w:r>
    </w:p>
    <w:p w14:paraId="4F76B04A" w14:textId="77777777" w:rsidR="00B96BA5" w:rsidRDefault="00F454C2" w:rsidP="006A0174">
      <w:pPr>
        <w:numPr>
          <w:ilvl w:val="0"/>
          <w:numId w:val="1"/>
        </w:numPr>
        <w:spacing w:line="480" w:lineRule="auto"/>
        <w:jc w:val="both"/>
        <w:rPr>
          <w:rFonts w:ascii="Times New Roman" w:hAnsi="Times New Roman" w:cs="Times New Roman"/>
          <w:sz w:val="24"/>
          <w:szCs w:val="24"/>
        </w:rPr>
      </w:pPr>
      <w:r w:rsidRPr="00F454C2">
        <w:rPr>
          <w:rFonts w:ascii="Times New Roman" w:hAnsi="Times New Roman" w:cs="Times New Roman"/>
          <w:b/>
          <w:bCs/>
          <w:sz w:val="24"/>
          <w:szCs w:val="24"/>
        </w:rPr>
        <w:t>Community Engagement and Advocacy:</w:t>
      </w:r>
      <w:r w:rsidRPr="00F454C2">
        <w:rPr>
          <w:rFonts w:ascii="Times New Roman" w:hAnsi="Times New Roman" w:cs="Times New Roman"/>
          <w:sz w:val="24"/>
          <w:szCs w:val="24"/>
        </w:rPr>
        <w:t xml:space="preserve"> </w:t>
      </w:r>
      <w:r w:rsidR="00B96BA5" w:rsidRPr="00B96BA5">
        <w:rPr>
          <w:rFonts w:ascii="Times New Roman" w:hAnsi="Times New Roman" w:cs="Times New Roman"/>
          <w:sz w:val="24"/>
          <w:szCs w:val="24"/>
        </w:rPr>
        <w:t>Social media makes it possible to interact directly with communities through live sessions, interactive campaigns, and influencer and healthcare professional testimonials. Social media builds confidence and promotes vaccine adoption by promptly addressing public concerns, especially among communities that are apprehensive (Betsch et al., 2023). Vaccination programs are made more relatable and convincing by the participation of celebrities, social media influencers, and community leaders (Gesser-Edelsburg et al., 2023).</w:t>
      </w:r>
    </w:p>
    <w:p w14:paraId="31CC9DE1" w14:textId="22A2828A" w:rsidR="00F454C2" w:rsidRPr="00F454C2" w:rsidRDefault="00F454C2" w:rsidP="00B96BA5">
      <w:pPr>
        <w:spacing w:line="480" w:lineRule="auto"/>
        <w:ind w:left="360"/>
        <w:jc w:val="both"/>
        <w:rPr>
          <w:rFonts w:ascii="Times New Roman" w:hAnsi="Times New Roman" w:cs="Times New Roman"/>
          <w:sz w:val="24"/>
          <w:szCs w:val="24"/>
        </w:rPr>
      </w:pPr>
      <w:r w:rsidRPr="00F454C2">
        <w:rPr>
          <w:rFonts w:ascii="Times New Roman" w:hAnsi="Times New Roman" w:cs="Times New Roman"/>
          <w:sz w:val="24"/>
          <w:szCs w:val="24"/>
        </w:rPr>
        <w:t xml:space="preserve">In conclusion, social media has transformed public health campaigns by enhancing outreach, engagement, and information dissemination. However, while these digital </w:t>
      </w:r>
      <w:r w:rsidRPr="00F454C2">
        <w:rPr>
          <w:rFonts w:ascii="Times New Roman" w:hAnsi="Times New Roman" w:cs="Times New Roman"/>
          <w:sz w:val="24"/>
          <w:szCs w:val="24"/>
        </w:rPr>
        <w:lastRenderedPageBreak/>
        <w:t>platforms offer significant advantages, challenges such as misinformation, privacy concerns, and digital accessibility disparities must be addressed to optimize their effectiveness (Eysenbach, 2023). Strategic collaborations between public health authorities, social media companies, and community stakeholders are essential in ensuring that health campaigns remain credible, inclusive, and impactful.</w:t>
      </w:r>
    </w:p>
    <w:p w14:paraId="7F976D4D" w14:textId="77777777" w:rsidR="00F454C2" w:rsidRDefault="00AA7E4D" w:rsidP="00AA7E4D">
      <w:pPr>
        <w:spacing w:line="480" w:lineRule="auto"/>
        <w:jc w:val="both"/>
        <w:rPr>
          <w:rFonts w:ascii="Times New Roman" w:hAnsi="Times New Roman" w:cs="Times New Roman"/>
          <w:b/>
          <w:sz w:val="24"/>
          <w:szCs w:val="24"/>
        </w:rPr>
      </w:pPr>
      <w:r>
        <w:rPr>
          <w:rFonts w:ascii="Times New Roman" w:hAnsi="Times New Roman" w:cs="Times New Roman"/>
          <w:b/>
          <w:sz w:val="24"/>
          <w:szCs w:val="24"/>
          <w:lang w:val="en-US"/>
        </w:rPr>
        <w:t>2.1.3</w:t>
      </w:r>
      <w:r>
        <w:rPr>
          <w:rFonts w:ascii="Times New Roman" w:hAnsi="Times New Roman" w:cs="Times New Roman"/>
          <w:b/>
          <w:sz w:val="24"/>
          <w:szCs w:val="24"/>
          <w:lang w:val="en-US"/>
        </w:rPr>
        <w:tab/>
      </w:r>
      <w:r w:rsidR="00F454C2" w:rsidRPr="00F454C2">
        <w:rPr>
          <w:rFonts w:ascii="Times New Roman" w:hAnsi="Times New Roman" w:cs="Times New Roman"/>
          <w:b/>
          <w:sz w:val="24"/>
          <w:szCs w:val="24"/>
        </w:rPr>
        <w:t>Social Media and Vaccination Programs in Lagos</w:t>
      </w:r>
    </w:p>
    <w:p w14:paraId="26AE0A84" w14:textId="77777777" w:rsidR="00111529" w:rsidRDefault="00111529" w:rsidP="002712D3">
      <w:pPr>
        <w:spacing w:after="0" w:line="480" w:lineRule="auto"/>
        <w:contextualSpacing/>
        <w:jc w:val="both"/>
        <w:rPr>
          <w:rFonts w:ascii="Times New Roman" w:hAnsi="Times New Roman" w:cs="Times New Roman"/>
          <w:sz w:val="24"/>
          <w:szCs w:val="24"/>
          <w:lang w:val="en-US"/>
        </w:rPr>
      </w:pPr>
      <w:r w:rsidRPr="00111529">
        <w:rPr>
          <w:rFonts w:ascii="Times New Roman" w:hAnsi="Times New Roman" w:cs="Times New Roman"/>
          <w:sz w:val="24"/>
          <w:szCs w:val="24"/>
          <w:lang w:val="en-US"/>
        </w:rPr>
        <w:t>As the most populated and economically active city in Nigeria, Lagos State has made social media an increasingly important instrument for promoting public health activities, especially vaccination programs. Digital channels have been essential in raising awareness, dispelling myths, and promoting vaccination uptake because of its dense population and varied socioeconomic demographics (Adebayo et al., 2023). With one of Lagos's largest populations, Alimosho Local Government Area (LGA) is one of the main places where social media has had an impact. Social media has been used by government agencies, health organizations, and local influencers to promote vaccine knowledge and participation through focused digital initiatives.</w:t>
      </w:r>
    </w:p>
    <w:p w14:paraId="29D24EF8" w14:textId="77777777" w:rsidR="00111529" w:rsidRPr="00111529" w:rsidRDefault="00111529" w:rsidP="00111529">
      <w:pPr>
        <w:spacing w:after="0" w:line="480" w:lineRule="auto"/>
        <w:contextualSpacing/>
        <w:jc w:val="both"/>
        <w:rPr>
          <w:rFonts w:ascii="Times New Roman" w:hAnsi="Times New Roman" w:cs="Times New Roman"/>
          <w:sz w:val="24"/>
          <w:szCs w:val="24"/>
          <w:lang w:val="en-US"/>
        </w:rPr>
      </w:pPr>
      <w:r w:rsidRPr="00111529">
        <w:rPr>
          <w:rFonts w:ascii="Times New Roman" w:hAnsi="Times New Roman" w:cs="Times New Roman"/>
          <w:sz w:val="24"/>
          <w:szCs w:val="24"/>
          <w:lang w:val="en-US"/>
        </w:rPr>
        <w:t>Government-Led Digital Campaigns: To spread accurate information about vaccination schedules, vaccine safety, and the advantages of vaccination, the Lagos State Ministry of Health has made extensive use of social media platforms like Facebook, Instagram, and Twitter (now X), working with international health organizations like the United Nations Children's Fund (UNICEF) and the World Health Organization (WHO) (Lagos State Ministry of Health, 2023). These platforms make it possible for important public health information to disseminate quickly, guaranteeing that updates pertaining to vaccines effectively reach a large audience.</w:t>
      </w:r>
    </w:p>
    <w:p w14:paraId="042C3E4A" w14:textId="77777777" w:rsidR="00111529" w:rsidRPr="00111529" w:rsidRDefault="00111529" w:rsidP="00111529">
      <w:pPr>
        <w:spacing w:after="0" w:line="480" w:lineRule="auto"/>
        <w:contextualSpacing/>
        <w:jc w:val="both"/>
        <w:rPr>
          <w:rFonts w:ascii="Times New Roman" w:hAnsi="Times New Roman" w:cs="Times New Roman"/>
          <w:sz w:val="24"/>
          <w:szCs w:val="24"/>
          <w:lang w:val="en-US"/>
        </w:rPr>
      </w:pPr>
      <w:r w:rsidRPr="00111529">
        <w:rPr>
          <w:rFonts w:ascii="Times New Roman" w:hAnsi="Times New Roman" w:cs="Times New Roman"/>
          <w:sz w:val="24"/>
          <w:szCs w:val="24"/>
          <w:lang w:val="en-US"/>
        </w:rPr>
        <w:t xml:space="preserve">Community-Based Digital Advocacy: Using Facebook pages, TikTok videos, and WhatsApp groups, local influencers, religious leaders, and community health professionals have been instrumental in involving locals. Through the provision of regional, culturally appropriate </w:t>
      </w:r>
      <w:r w:rsidRPr="00111529">
        <w:rPr>
          <w:rFonts w:ascii="Times New Roman" w:hAnsi="Times New Roman" w:cs="Times New Roman"/>
          <w:sz w:val="24"/>
          <w:szCs w:val="24"/>
          <w:lang w:val="en-US"/>
        </w:rPr>
        <w:lastRenderedPageBreak/>
        <w:t xml:space="preserve">information, these online advocacy initiatives aid in addressing vaccine </w:t>
      </w:r>
      <w:proofErr w:type="gramStart"/>
      <w:r w:rsidRPr="00111529">
        <w:rPr>
          <w:rFonts w:ascii="Times New Roman" w:hAnsi="Times New Roman" w:cs="Times New Roman"/>
          <w:sz w:val="24"/>
          <w:szCs w:val="24"/>
          <w:lang w:val="en-US"/>
        </w:rPr>
        <w:t>hesitancy.These</w:t>
      </w:r>
      <w:proofErr w:type="gramEnd"/>
      <w:r w:rsidRPr="00111529">
        <w:rPr>
          <w:rFonts w:ascii="Times New Roman" w:hAnsi="Times New Roman" w:cs="Times New Roman"/>
          <w:sz w:val="24"/>
          <w:szCs w:val="24"/>
          <w:lang w:val="en-US"/>
        </w:rPr>
        <w:t xml:space="preserve"> platforms make it possible for important public health information to disseminate quickly, guaranteeing that updates pertaining to vaccines effectively reach a large audience.</w:t>
      </w:r>
    </w:p>
    <w:p w14:paraId="244B1A73" w14:textId="77777777" w:rsidR="00111529" w:rsidRDefault="00111529" w:rsidP="00111529">
      <w:pPr>
        <w:spacing w:after="0" w:line="480" w:lineRule="auto"/>
        <w:contextualSpacing/>
        <w:jc w:val="both"/>
        <w:rPr>
          <w:rFonts w:ascii="Times New Roman" w:hAnsi="Times New Roman" w:cs="Times New Roman"/>
          <w:sz w:val="24"/>
          <w:szCs w:val="24"/>
          <w:lang w:val="en-US"/>
        </w:rPr>
      </w:pPr>
      <w:r w:rsidRPr="00111529">
        <w:rPr>
          <w:rFonts w:ascii="Times New Roman" w:hAnsi="Times New Roman" w:cs="Times New Roman"/>
          <w:sz w:val="24"/>
          <w:szCs w:val="24"/>
          <w:lang w:val="en-US"/>
        </w:rPr>
        <w:t>Community-Based Digital Advocacy: Using Facebook pages, TikTok videos, and WhatsApp groups, local influencers, religious leaders, and community health professionals have been instrumental in involving locals. Government-Led Digital Campaigns: To spread accurate information about vaccination schedules, vaccine safety, and the advantages of vaccination, the Lagos State Ministry of Health has made extensive use of social media platforms like Facebook, Instagram, and Twitter (now X), working with international health organizations like the United Nations Children's Fund (UNICEF) and the World Health Organization (WHO) (Lagos State Ministry of Health, 2023). These platforms make it possible for important public health information to disseminate quickly, guaranteeing that updates pertaining to vaccines effectively reach a large audience.</w:t>
      </w:r>
    </w:p>
    <w:p w14:paraId="0526E890" w14:textId="77777777" w:rsidR="00111529" w:rsidRDefault="00111529" w:rsidP="002712D3">
      <w:pPr>
        <w:spacing w:after="0" w:line="480" w:lineRule="auto"/>
        <w:contextualSpacing/>
        <w:jc w:val="both"/>
        <w:rPr>
          <w:rFonts w:ascii="Times New Roman" w:hAnsi="Times New Roman" w:cs="Times New Roman"/>
          <w:sz w:val="24"/>
          <w:szCs w:val="24"/>
          <w:lang w:val="en-US"/>
        </w:rPr>
      </w:pPr>
      <w:r w:rsidRPr="00111529">
        <w:rPr>
          <w:rFonts w:ascii="Times New Roman" w:hAnsi="Times New Roman" w:cs="Times New Roman"/>
          <w:sz w:val="24"/>
          <w:szCs w:val="24"/>
          <w:lang w:val="en-US"/>
        </w:rPr>
        <w:t>Real-Time Feedback Mechanisms and Public Engagement: Social media offers a dynamic forum for citizens, government representatives, and healthcare professionals to address vaccination-related issues in real time. Live Q&amp;A sessions are made possible by platforms like Facebook Live and Twitter Spaces, where professionals answer frequently asked questions, dispel myths, and offer scientific explanations of vaccine-related issues (Adebisi et al., 2023). Furthermore, automated responses on health ministry social media accounts and chatbot services facilitate the process of answering commonly asked inquiries on vaccination locations, eligibility, and possible adverse effects (WHO Nigeria, 2023).</w:t>
      </w:r>
    </w:p>
    <w:p w14:paraId="1C91B1C2" w14:textId="77777777" w:rsidR="00111529" w:rsidRDefault="00111529" w:rsidP="002712D3">
      <w:pPr>
        <w:spacing w:after="0" w:line="480" w:lineRule="auto"/>
        <w:contextualSpacing/>
        <w:jc w:val="both"/>
        <w:rPr>
          <w:rFonts w:ascii="Times New Roman" w:hAnsi="Times New Roman" w:cs="Times New Roman"/>
          <w:sz w:val="24"/>
          <w:szCs w:val="24"/>
          <w:lang w:val="en-US"/>
        </w:rPr>
      </w:pPr>
      <w:r w:rsidRPr="00111529">
        <w:rPr>
          <w:rFonts w:ascii="Times New Roman" w:hAnsi="Times New Roman" w:cs="Times New Roman"/>
          <w:sz w:val="24"/>
          <w:szCs w:val="24"/>
          <w:lang w:val="en-US"/>
        </w:rPr>
        <w:t xml:space="preserve">All things considered, social media has changed the face of vaccine advocacy in Lagos by fostering better communication and boosting public trust in vaccination campaigns. Full vaccination acceptance is still hampered by concerns including digital disinformation, poor internet connection in underprivileged areas, and distrust in some groups. To overcome these </w:t>
      </w:r>
      <w:r w:rsidRPr="00111529">
        <w:rPr>
          <w:rFonts w:ascii="Times New Roman" w:hAnsi="Times New Roman" w:cs="Times New Roman"/>
          <w:sz w:val="24"/>
          <w:szCs w:val="24"/>
          <w:lang w:val="en-US"/>
        </w:rPr>
        <w:lastRenderedPageBreak/>
        <w:t>obstacles and guarantee the success of social media-driven public health initiatives, government organizations, IT firms, and community stakeholders must continue to work together.</w:t>
      </w:r>
    </w:p>
    <w:p w14:paraId="3202AD56" w14:textId="6DB03943" w:rsidR="00AA7E4D" w:rsidRPr="007B29A0" w:rsidRDefault="00AA7E4D" w:rsidP="002712D3">
      <w:pPr>
        <w:spacing w:after="0" w:line="480" w:lineRule="auto"/>
        <w:contextualSpacing/>
        <w:jc w:val="both"/>
        <w:rPr>
          <w:rFonts w:ascii="Times New Roman" w:hAnsi="Times New Roman" w:cs="Times New Roman"/>
          <w:b/>
          <w:color w:val="000000"/>
          <w:sz w:val="24"/>
          <w:szCs w:val="24"/>
          <w:lang w:val="en-GB"/>
        </w:rPr>
      </w:pPr>
      <w:r>
        <w:rPr>
          <w:rFonts w:ascii="Times New Roman" w:hAnsi="Times New Roman" w:cs="Times New Roman"/>
          <w:b/>
          <w:sz w:val="24"/>
          <w:szCs w:val="24"/>
          <w:lang w:val="en-US"/>
        </w:rPr>
        <w:t>2.1.4</w:t>
      </w:r>
      <w:r>
        <w:rPr>
          <w:rFonts w:ascii="Times New Roman" w:hAnsi="Times New Roman" w:cs="Times New Roman"/>
          <w:b/>
          <w:sz w:val="24"/>
          <w:szCs w:val="24"/>
          <w:lang w:val="en-US"/>
        </w:rPr>
        <w:tab/>
      </w:r>
      <w:r w:rsidR="002712D3" w:rsidRPr="002712D3">
        <w:rPr>
          <w:rFonts w:ascii="Times New Roman" w:hAnsi="Times New Roman" w:cs="Times New Roman"/>
          <w:b/>
          <w:sz w:val="24"/>
          <w:szCs w:val="24"/>
        </w:rPr>
        <w:t>Challenges of Using Social Media for Public Health Campaigns</w:t>
      </w:r>
    </w:p>
    <w:p w14:paraId="548B84FD" w14:textId="77777777" w:rsidR="00FD51AE" w:rsidRDefault="00FD51AE" w:rsidP="002712D3">
      <w:pPr>
        <w:spacing w:after="0" w:line="480" w:lineRule="auto"/>
        <w:contextualSpacing/>
        <w:jc w:val="both"/>
        <w:rPr>
          <w:rFonts w:ascii="Times New Roman" w:hAnsi="Times New Roman"/>
          <w:color w:val="000000"/>
          <w:sz w:val="24"/>
          <w:szCs w:val="24"/>
          <w:lang w:val="en-GB"/>
        </w:rPr>
      </w:pPr>
      <w:r w:rsidRPr="00FD51AE">
        <w:rPr>
          <w:rFonts w:ascii="Times New Roman" w:hAnsi="Times New Roman"/>
          <w:color w:val="000000"/>
          <w:sz w:val="24"/>
          <w:szCs w:val="24"/>
          <w:lang w:val="en-GB"/>
        </w:rPr>
        <w:t xml:space="preserve">Although social media has transformed public health communication by improving participation, information sharing, and behavior modification, a number of issues still prevent social media from being fully utilized in public health initiatives. These difficulties, which can thwart </w:t>
      </w:r>
      <w:proofErr w:type="gramStart"/>
      <w:r w:rsidRPr="00FD51AE">
        <w:rPr>
          <w:rFonts w:ascii="Times New Roman" w:hAnsi="Times New Roman"/>
          <w:color w:val="000000"/>
          <w:sz w:val="24"/>
          <w:szCs w:val="24"/>
          <w:lang w:val="en-GB"/>
        </w:rPr>
        <w:t>attempts</w:t>
      </w:r>
      <w:proofErr w:type="gramEnd"/>
      <w:r w:rsidRPr="00FD51AE">
        <w:rPr>
          <w:rFonts w:ascii="Times New Roman" w:hAnsi="Times New Roman"/>
          <w:color w:val="000000"/>
          <w:sz w:val="24"/>
          <w:szCs w:val="24"/>
          <w:lang w:val="en-GB"/>
        </w:rPr>
        <w:t xml:space="preserve"> to enhance health outcomes, vary from the spread of false information to problems with accessibility and trust.</w:t>
      </w:r>
    </w:p>
    <w:p w14:paraId="1BFC90E3" w14:textId="77777777" w:rsidR="00FD51AE" w:rsidRDefault="00FD51AE" w:rsidP="002712D3">
      <w:pPr>
        <w:spacing w:after="0" w:line="480" w:lineRule="auto"/>
        <w:contextualSpacing/>
        <w:jc w:val="both"/>
        <w:rPr>
          <w:rFonts w:ascii="Times New Roman" w:hAnsi="Times New Roman"/>
          <w:color w:val="000000"/>
          <w:sz w:val="24"/>
          <w:szCs w:val="24"/>
          <w:lang w:val="en-GB"/>
        </w:rPr>
      </w:pPr>
      <w:r w:rsidRPr="00FD51AE">
        <w:rPr>
          <w:rFonts w:ascii="Times New Roman" w:hAnsi="Times New Roman"/>
          <w:color w:val="000000"/>
          <w:sz w:val="24"/>
          <w:szCs w:val="24"/>
          <w:lang w:val="en-GB"/>
        </w:rPr>
        <w:t>The proliferation of false information and fake news, especially with regard to vaccines and other important health measures, is one of the biggest problems. False information can spread quickly on social media platforms, frequently reaching a larger audience than statements based on facts and research (Larson, 2018). Certain communities have seen lower vaccination rates as a result of hesitation stoked by false information regarding the efficacy, safety, and negative effects of vaccines. Furthermore, it is challenging for public health authorities to preserve credibility and successfully refute misleading narratives due to conspiracy theories and unsubstantiated allegations disseminated on social media sites like Facebook, Twitter (X), and WhatsApp (Treen et al., 2023). Misinformation is still a major barrier to the success of social media-driven health campaigns, despite the introduction of fact-checking programs and algorithmic solutions.</w:t>
      </w:r>
    </w:p>
    <w:p w14:paraId="28CC4180" w14:textId="77777777" w:rsidR="00FD51AE" w:rsidRDefault="00FD51AE" w:rsidP="002712D3">
      <w:pPr>
        <w:spacing w:after="0" w:line="480" w:lineRule="auto"/>
        <w:contextualSpacing/>
        <w:jc w:val="both"/>
        <w:rPr>
          <w:rFonts w:ascii="Times New Roman" w:hAnsi="Times New Roman"/>
          <w:color w:val="000000"/>
          <w:sz w:val="24"/>
          <w:szCs w:val="24"/>
          <w:lang w:val="en-GB"/>
        </w:rPr>
      </w:pPr>
      <w:r w:rsidRPr="00FD51AE">
        <w:rPr>
          <w:rFonts w:ascii="Times New Roman" w:hAnsi="Times New Roman"/>
          <w:color w:val="000000"/>
          <w:sz w:val="24"/>
          <w:szCs w:val="24"/>
          <w:lang w:val="en-GB"/>
        </w:rPr>
        <w:t xml:space="preserve">The digital divide is another significant obstacle that restricts the impact and reach of social media marketing. Despite the growing prevalence of digital technology, some groups of people remain excluded due to differences in internet access and digital proficiency, especially those living in low-income and rural areas (Adebayo et al., 2023). Many people in these underprivileged locations do not have access to cellphones, dependable internet connections, </w:t>
      </w:r>
      <w:r w:rsidRPr="00FD51AE">
        <w:rPr>
          <w:rFonts w:ascii="Times New Roman" w:hAnsi="Times New Roman"/>
          <w:color w:val="000000"/>
          <w:sz w:val="24"/>
          <w:szCs w:val="24"/>
          <w:lang w:val="en-GB"/>
        </w:rPr>
        <w:lastRenderedPageBreak/>
        <w:t>or the digital skills needed to successfully browse online health information. Therefore, social media-heavy public health efforts run the danger of not reaching the most vulnerable groups that would most benefit from these interventions. In order to ensure inclusive health communication, efforts to close this gap necessitate complementary offline tactics like radio broadcasts, community engagement initiatives, and traditional media campaigns.</w:t>
      </w:r>
    </w:p>
    <w:p w14:paraId="6C5B9860" w14:textId="77777777" w:rsidR="00FD51AE" w:rsidRDefault="00FD51AE" w:rsidP="002712D3">
      <w:pPr>
        <w:spacing w:after="0" w:line="480" w:lineRule="auto"/>
        <w:contextualSpacing/>
        <w:jc w:val="both"/>
        <w:rPr>
          <w:rFonts w:ascii="Times New Roman" w:hAnsi="Times New Roman"/>
          <w:color w:val="000000"/>
          <w:sz w:val="24"/>
          <w:szCs w:val="24"/>
          <w:lang w:val="en-GB"/>
        </w:rPr>
      </w:pPr>
      <w:r w:rsidRPr="00FD51AE">
        <w:rPr>
          <w:rFonts w:ascii="Times New Roman" w:hAnsi="Times New Roman"/>
          <w:color w:val="000000"/>
          <w:sz w:val="24"/>
          <w:szCs w:val="24"/>
          <w:lang w:val="en-GB"/>
        </w:rPr>
        <w:t>Furthermore, a major obstacle to social media's efficacy in public health campaigns is the lack of trust. Due to strongly ingrained cultural views, insufficient healthcare infrastructure, and past experiences with false information, cynicism regarding government-led health efforts endures in many communities (Eze et al., 2023). Some people are more inclined to believe health information from community leaders, religious leaders, or family members than from official government sources. Reluctance to accept public health messages, especially those pertaining to immunization programs and other preventative measures, can result from this lack of confidence. In order to overcome these trust obstacles, a more community-driven strategy is needed, in which trusted community members, healthcare professionals, and local influencers actively engage in digital advocacy to make sure that health messages are understood by a variety of audiences.</w:t>
      </w:r>
    </w:p>
    <w:p w14:paraId="61E9C500" w14:textId="601DE952" w:rsidR="002712D3" w:rsidRDefault="00FD51AE" w:rsidP="002712D3">
      <w:pPr>
        <w:spacing w:after="0" w:line="480" w:lineRule="auto"/>
        <w:contextualSpacing/>
        <w:jc w:val="both"/>
        <w:rPr>
          <w:rFonts w:ascii="Times New Roman" w:hAnsi="Times New Roman"/>
          <w:b/>
          <w:color w:val="000000"/>
          <w:sz w:val="24"/>
          <w:szCs w:val="24"/>
          <w:lang w:val="en-GB"/>
        </w:rPr>
      </w:pPr>
      <w:r w:rsidRPr="00FD51AE">
        <w:rPr>
          <w:rFonts w:ascii="Times New Roman" w:hAnsi="Times New Roman"/>
          <w:color w:val="000000"/>
          <w:sz w:val="24"/>
          <w:szCs w:val="24"/>
          <w:lang w:val="en-GB"/>
        </w:rPr>
        <w:t>In conclusion, public mistrust, accessibility issues, and disinformation frequently compromise the effectiveness of social media, despite the fact that it is a potent instrument for public health campaigns. A holistic strategy is needed to address these issues, one that includes increased community participation initiatives, better digital literacy programs, and more stringent content regulation. Public health officials may develop more inclusive and trustworthy programs that successfully reach and influence a variety of communities by combining digital and conventional communication techniques.</w:t>
      </w:r>
    </w:p>
    <w:p w14:paraId="25904547" w14:textId="77777777" w:rsidR="00FD51AE" w:rsidRDefault="00FD51AE" w:rsidP="002712D3">
      <w:pPr>
        <w:spacing w:after="0" w:line="480" w:lineRule="auto"/>
        <w:contextualSpacing/>
        <w:jc w:val="both"/>
        <w:rPr>
          <w:rFonts w:ascii="Times New Roman" w:hAnsi="Times New Roman" w:cs="Times New Roman"/>
          <w:b/>
          <w:sz w:val="24"/>
          <w:szCs w:val="24"/>
          <w:lang w:val="en-US"/>
        </w:rPr>
      </w:pPr>
    </w:p>
    <w:p w14:paraId="68CC4D0B" w14:textId="77777777" w:rsidR="00FD51AE" w:rsidRDefault="00FD51AE" w:rsidP="002712D3">
      <w:pPr>
        <w:spacing w:after="0" w:line="480" w:lineRule="auto"/>
        <w:contextualSpacing/>
        <w:jc w:val="both"/>
        <w:rPr>
          <w:rFonts w:ascii="Times New Roman" w:hAnsi="Times New Roman" w:cs="Times New Roman"/>
          <w:b/>
          <w:sz w:val="24"/>
          <w:szCs w:val="24"/>
          <w:lang w:val="en-US"/>
        </w:rPr>
      </w:pPr>
    </w:p>
    <w:p w14:paraId="468445C4" w14:textId="2ABE7CF3" w:rsidR="002712D3" w:rsidRPr="007B29A0" w:rsidRDefault="002712D3" w:rsidP="002712D3">
      <w:pPr>
        <w:spacing w:after="0" w:line="480" w:lineRule="auto"/>
        <w:contextualSpacing/>
        <w:jc w:val="both"/>
        <w:rPr>
          <w:rFonts w:ascii="Times New Roman" w:hAnsi="Times New Roman" w:cs="Times New Roman"/>
          <w:b/>
          <w:color w:val="000000"/>
          <w:sz w:val="24"/>
          <w:szCs w:val="24"/>
          <w:lang w:val="en-GB"/>
        </w:rPr>
      </w:pPr>
      <w:r>
        <w:rPr>
          <w:rFonts w:ascii="Times New Roman" w:hAnsi="Times New Roman" w:cs="Times New Roman"/>
          <w:b/>
          <w:sz w:val="24"/>
          <w:szCs w:val="24"/>
          <w:lang w:val="en-US"/>
        </w:rPr>
        <w:lastRenderedPageBreak/>
        <w:t>2.1.5</w:t>
      </w:r>
      <w:r>
        <w:rPr>
          <w:rFonts w:ascii="Times New Roman" w:hAnsi="Times New Roman" w:cs="Times New Roman"/>
          <w:b/>
          <w:sz w:val="24"/>
          <w:szCs w:val="24"/>
          <w:lang w:val="en-US"/>
        </w:rPr>
        <w:tab/>
      </w:r>
      <w:r w:rsidRPr="002712D3">
        <w:rPr>
          <w:rFonts w:ascii="Times New Roman" w:hAnsi="Times New Roman" w:cs="Times New Roman"/>
          <w:b/>
          <w:sz w:val="24"/>
          <w:szCs w:val="24"/>
        </w:rPr>
        <w:t>Opportunities for Enhancing Social Media Campaigns</w:t>
      </w:r>
    </w:p>
    <w:p w14:paraId="3446998A" w14:textId="64AE0BD6" w:rsidR="002712D3" w:rsidRPr="00FD51AE" w:rsidRDefault="00FD51AE" w:rsidP="002712D3">
      <w:pPr>
        <w:spacing w:after="0" w:line="480" w:lineRule="auto"/>
        <w:contextualSpacing/>
        <w:jc w:val="both"/>
        <w:rPr>
          <w:rFonts w:ascii="Times New Roman" w:hAnsi="Times New Roman"/>
          <w:color w:val="000000"/>
          <w:sz w:val="6"/>
          <w:szCs w:val="24"/>
          <w:lang w:val="en-GB"/>
        </w:rPr>
      </w:pPr>
      <w:r w:rsidRPr="00FD51AE">
        <w:rPr>
          <w:rFonts w:ascii="Times New Roman" w:hAnsi="Times New Roman"/>
          <w:color w:val="000000"/>
          <w:sz w:val="24"/>
          <w:szCs w:val="24"/>
          <w:lang w:val="en-GB"/>
        </w:rPr>
        <w:t>Strategic methods must be used to increase community involvement, engagement, and credibility in order to optimize the use of social media in immunization campaigns. Although social media has a great deal of promise to advance public health initiatives, its effectiveness hinges on how well digital tactics match the requirements and behavioural patterns of the target audience. Public health initiatives can increase their reach and efficacy by utilizing influencers, interactive content, and grassroots participation.</w:t>
      </w:r>
    </w:p>
    <w:p w14:paraId="4099BBF8" w14:textId="26EB9EE4" w:rsidR="002712D3" w:rsidRPr="002712D3" w:rsidRDefault="00FD51AE" w:rsidP="002712D3">
      <w:pPr>
        <w:spacing w:after="0" w:line="480" w:lineRule="auto"/>
        <w:contextualSpacing/>
        <w:jc w:val="both"/>
        <w:rPr>
          <w:rFonts w:ascii="Times New Roman" w:hAnsi="Times New Roman"/>
          <w:color w:val="000000"/>
          <w:sz w:val="2"/>
          <w:szCs w:val="24"/>
          <w:lang w:val="en-GB"/>
        </w:rPr>
      </w:pPr>
      <w:r w:rsidRPr="00FD51AE">
        <w:rPr>
          <w:rFonts w:ascii="Times New Roman" w:hAnsi="Times New Roman"/>
          <w:color w:val="000000"/>
          <w:sz w:val="24"/>
          <w:szCs w:val="24"/>
          <w:lang w:val="en-GB"/>
        </w:rPr>
        <w:t>One significant possibility is to collaborate with influencers, especially those who are well-known in their communities. Building relationships with social media influencers, medical professionals, and religious leaders can assist close the trust gap between the public and public health officials (Adebayo et al., 2023). When health messages originate from relatable and recognizable sources rather than just government organizations, many people are more likely to believe them. By sharing personal stories, dispelling falsehoods, and urging their followers to prioritize vaccination, influencers can help spread the word about vaccinations. Their participation gives campaigns more legitimacy and raises the possibility that reluctant populations will alter their behavior.</w:t>
      </w:r>
    </w:p>
    <w:p w14:paraId="2296CEC5" w14:textId="09D5C000" w:rsidR="002712D3" w:rsidRPr="002712D3" w:rsidRDefault="00FD51AE" w:rsidP="002712D3">
      <w:pPr>
        <w:spacing w:after="0" w:line="480" w:lineRule="auto"/>
        <w:contextualSpacing/>
        <w:jc w:val="both"/>
        <w:rPr>
          <w:rFonts w:ascii="Times New Roman" w:hAnsi="Times New Roman"/>
          <w:color w:val="000000"/>
          <w:sz w:val="6"/>
          <w:szCs w:val="24"/>
          <w:lang w:val="en-GB"/>
        </w:rPr>
      </w:pPr>
      <w:r w:rsidRPr="00FD51AE">
        <w:rPr>
          <w:rFonts w:ascii="Times New Roman" w:hAnsi="Times New Roman"/>
          <w:color w:val="000000"/>
          <w:sz w:val="24"/>
          <w:szCs w:val="24"/>
          <w:lang w:val="en-GB"/>
        </w:rPr>
        <w:t>Using interactive content to increase engagement is another successful tactic. Using more dynamic forms like videos, infographics, and live Q&amp;A sessions is essential because traditional text-based messaging frequently falls short in grabbing social media users' attention (Eze et al., 2023). Long written pieces may not have the same impact as brief, eye-catching movies that answer common concerns, highlight the advantages of vaccines, and include testimonies from vaccinated people. Public health professionals can interact directly with audiences, respond to queries in real time, and correct misinformation through live Q&amp;A sessions on social media sites like Facebook, Instagram, and Twitter Spaces. This degree of communication promotes openness and reassures those who might be afraid or hesitant about vaccinations.</w:t>
      </w:r>
    </w:p>
    <w:p w14:paraId="70F6AC88" w14:textId="1833E2F2" w:rsidR="002712D3" w:rsidRPr="002712D3" w:rsidRDefault="00FD51AE" w:rsidP="002712D3">
      <w:pPr>
        <w:spacing w:after="0" w:line="480" w:lineRule="auto"/>
        <w:contextualSpacing/>
        <w:jc w:val="both"/>
        <w:rPr>
          <w:rFonts w:ascii="Times New Roman" w:hAnsi="Times New Roman"/>
          <w:color w:val="000000"/>
          <w:sz w:val="10"/>
          <w:szCs w:val="24"/>
          <w:lang w:val="en-GB"/>
        </w:rPr>
      </w:pPr>
      <w:r w:rsidRPr="00FD51AE">
        <w:rPr>
          <w:rFonts w:ascii="Times New Roman" w:hAnsi="Times New Roman"/>
          <w:color w:val="000000"/>
          <w:sz w:val="24"/>
          <w:szCs w:val="24"/>
          <w:lang w:val="en-GB"/>
        </w:rPr>
        <w:lastRenderedPageBreak/>
        <w:t xml:space="preserve">Additionally, encouraging community involvement can increase immunization programs' acceptance and credibility. Positive reinforcement can spread when local community members are encouraged to post about their own vaccination experiences on social media (Treen et al., 2023). People may feel more comfortable getting vaccinated themselves if they witness friends, relatives, and neighbours openly and </w:t>
      </w:r>
      <w:proofErr w:type="spellStart"/>
      <w:r w:rsidRPr="00FD51AE">
        <w:rPr>
          <w:rFonts w:ascii="Times New Roman" w:hAnsi="Times New Roman"/>
          <w:color w:val="000000"/>
          <w:sz w:val="24"/>
          <w:szCs w:val="24"/>
          <w:lang w:val="en-GB"/>
        </w:rPr>
        <w:t>relatably</w:t>
      </w:r>
      <w:proofErr w:type="spellEnd"/>
      <w:r w:rsidRPr="00FD51AE">
        <w:rPr>
          <w:rFonts w:ascii="Times New Roman" w:hAnsi="Times New Roman"/>
          <w:color w:val="000000"/>
          <w:sz w:val="24"/>
          <w:szCs w:val="24"/>
          <w:lang w:val="en-GB"/>
        </w:rPr>
        <w:t xml:space="preserve"> talking about their vaccination experiences. By starting hashtag campaigns, storytelling projects, and user-generated content contests that showcase actual vaccination experiences, campaigns can help with this. Compared to top-down communication, such grassroots involvement helps personalize public health messaging and combat disinformation more successfully.</w:t>
      </w:r>
    </w:p>
    <w:p w14:paraId="285E58E0" w14:textId="7FBDA022" w:rsidR="002712D3" w:rsidRDefault="00FD51AE" w:rsidP="00AA7E4D">
      <w:pPr>
        <w:spacing w:after="0" w:line="480" w:lineRule="auto"/>
        <w:contextualSpacing/>
        <w:jc w:val="both"/>
        <w:rPr>
          <w:rFonts w:ascii="Times New Roman" w:hAnsi="Times New Roman"/>
          <w:color w:val="000000"/>
          <w:sz w:val="24"/>
          <w:szCs w:val="24"/>
          <w:lang w:val="en-GB"/>
        </w:rPr>
      </w:pPr>
      <w:r w:rsidRPr="00FD51AE">
        <w:rPr>
          <w:rFonts w:ascii="Times New Roman" w:hAnsi="Times New Roman"/>
          <w:color w:val="000000"/>
          <w:sz w:val="24"/>
          <w:szCs w:val="24"/>
          <w:lang w:val="en-GB"/>
        </w:rPr>
        <w:t>In conclusion, influencer collaborations, interesting digital content, and proactive community engagement are all necessary to improve social media marketing for immunization programs. Public health officials may develop more effective, reliable, and comprehensive campaigns that promote vaccine acceptance and enhance public health outcomes by putting these tactics into practice. Maintaining the efficacy of social media-driven health interventions will require adjusting to new trends and audience preferences as digital communication develops further.</w:t>
      </w:r>
    </w:p>
    <w:p w14:paraId="28B53C14" w14:textId="77777777" w:rsidR="00FD51AE" w:rsidRDefault="00FD51AE" w:rsidP="00AA7E4D">
      <w:pPr>
        <w:spacing w:after="0" w:line="480" w:lineRule="auto"/>
        <w:contextualSpacing/>
        <w:jc w:val="both"/>
        <w:rPr>
          <w:rFonts w:ascii="Times New Roman" w:hAnsi="Times New Roman"/>
          <w:b/>
          <w:color w:val="000000"/>
          <w:sz w:val="24"/>
          <w:szCs w:val="24"/>
          <w:lang w:val="en-GB"/>
        </w:rPr>
      </w:pPr>
    </w:p>
    <w:p w14:paraId="5B02FB43" w14:textId="4AA770BE" w:rsidR="00AA7E4D" w:rsidRPr="007B29A0" w:rsidRDefault="00AA7E4D" w:rsidP="00AA7E4D">
      <w:pPr>
        <w:spacing w:after="0" w:line="480" w:lineRule="auto"/>
        <w:contextualSpacing/>
        <w:jc w:val="both"/>
        <w:rPr>
          <w:rFonts w:ascii="Times New Roman" w:hAnsi="Times New Roman"/>
          <w:b/>
          <w:color w:val="000000"/>
          <w:sz w:val="24"/>
          <w:szCs w:val="24"/>
          <w:lang w:val="en-GB"/>
        </w:rPr>
      </w:pPr>
      <w:r>
        <w:rPr>
          <w:rFonts w:ascii="Times New Roman" w:hAnsi="Times New Roman"/>
          <w:b/>
          <w:color w:val="000000"/>
          <w:sz w:val="24"/>
          <w:szCs w:val="24"/>
          <w:lang w:val="en-GB"/>
        </w:rPr>
        <w:t>2.2</w:t>
      </w:r>
      <w:r>
        <w:rPr>
          <w:rFonts w:ascii="Times New Roman" w:hAnsi="Times New Roman"/>
          <w:b/>
          <w:color w:val="000000"/>
          <w:sz w:val="24"/>
          <w:szCs w:val="24"/>
          <w:lang w:val="en-GB"/>
        </w:rPr>
        <w:tab/>
      </w:r>
      <w:r w:rsidRPr="007B29A0">
        <w:rPr>
          <w:rFonts w:ascii="Times New Roman" w:hAnsi="Times New Roman"/>
          <w:b/>
          <w:color w:val="000000"/>
          <w:sz w:val="24"/>
          <w:szCs w:val="24"/>
          <w:lang w:val="en-GB"/>
        </w:rPr>
        <w:t xml:space="preserve">Theoretical </w:t>
      </w:r>
      <w:r w:rsidR="009D7D2D">
        <w:rPr>
          <w:rFonts w:ascii="Times New Roman" w:hAnsi="Times New Roman"/>
          <w:b/>
          <w:color w:val="000000"/>
          <w:sz w:val="24"/>
          <w:szCs w:val="24"/>
          <w:lang w:val="en-GB"/>
        </w:rPr>
        <w:t>Review</w:t>
      </w:r>
    </w:p>
    <w:p w14:paraId="1C6E235E" w14:textId="093FCA4A" w:rsidR="00AA7E4D" w:rsidRDefault="00AA7E4D" w:rsidP="00AA7E4D">
      <w:pPr>
        <w:spacing w:line="480" w:lineRule="auto"/>
        <w:jc w:val="both"/>
        <w:rPr>
          <w:rFonts w:ascii="Times New Roman" w:hAnsi="Times New Roman" w:cs="Times New Roman"/>
          <w:sz w:val="24"/>
          <w:szCs w:val="24"/>
          <w:lang w:val="en-US"/>
        </w:rPr>
      </w:pPr>
      <w:r>
        <w:rPr>
          <w:rFonts w:ascii="Times New Roman" w:hAnsi="Times New Roman"/>
          <w:b/>
          <w:color w:val="000000"/>
          <w:sz w:val="24"/>
          <w:szCs w:val="24"/>
          <w:lang w:val="en-GB"/>
        </w:rPr>
        <w:t>2.2.1</w:t>
      </w:r>
      <w:r>
        <w:rPr>
          <w:rFonts w:ascii="Times New Roman" w:hAnsi="Times New Roman"/>
          <w:b/>
          <w:color w:val="000000"/>
          <w:sz w:val="24"/>
          <w:szCs w:val="24"/>
          <w:lang w:val="en-GB"/>
        </w:rPr>
        <w:tab/>
      </w:r>
      <w:r w:rsidRPr="0014787E">
        <w:rPr>
          <w:rFonts w:ascii="Times New Roman" w:hAnsi="Times New Roman"/>
          <w:b/>
          <w:color w:val="000000"/>
          <w:sz w:val="24"/>
          <w:szCs w:val="24"/>
          <w:lang w:val="en-GB"/>
        </w:rPr>
        <w:t>Social Learning Theory</w:t>
      </w:r>
    </w:p>
    <w:p w14:paraId="484F8173" w14:textId="77777777" w:rsidR="00AA7E4D" w:rsidRDefault="00AA7E4D" w:rsidP="00AA7E4D">
      <w:pPr>
        <w:spacing w:line="480" w:lineRule="auto"/>
        <w:jc w:val="both"/>
        <w:rPr>
          <w:rFonts w:ascii="Times New Roman" w:hAnsi="Times New Roman" w:cs="Times New Roman"/>
          <w:sz w:val="24"/>
          <w:szCs w:val="24"/>
          <w:lang w:val="en-US"/>
        </w:rPr>
      </w:pPr>
      <w:r w:rsidRPr="00A34EF9">
        <w:rPr>
          <w:rFonts w:ascii="Times New Roman" w:hAnsi="Times New Roman" w:cs="Times New Roman"/>
          <w:sz w:val="24"/>
          <w:szCs w:val="24"/>
          <w:lang w:val="en-US"/>
        </w:rPr>
        <w:t>According to Albert Bandura's 1977 Social Learning Theory (SLT), people pick up new behaviors by watching, copying, and imitating the actions of others in their social surroundings. Attention, retention, reproduction, and motivation are some of the characteristics that affect this learning process (Bandura, 1986). Social media has become a vital tool for the spread of health-related information in the context of public health, allowing people to observe and adopt behaviors linked to disease prevention, immunization, and other health practices.</w:t>
      </w:r>
    </w:p>
    <w:p w14:paraId="2D25EA60" w14:textId="77777777" w:rsidR="00AA7E4D" w:rsidRDefault="00AA7E4D" w:rsidP="00AA7E4D">
      <w:pPr>
        <w:spacing w:line="480" w:lineRule="auto"/>
        <w:jc w:val="both"/>
        <w:rPr>
          <w:rFonts w:ascii="Times New Roman" w:hAnsi="Times New Roman" w:cs="Times New Roman"/>
          <w:sz w:val="24"/>
          <w:szCs w:val="24"/>
          <w:lang w:val="en-US"/>
        </w:rPr>
      </w:pPr>
      <w:r w:rsidRPr="00A34EF9">
        <w:rPr>
          <w:rFonts w:ascii="Times New Roman" w:hAnsi="Times New Roman" w:cs="Times New Roman"/>
          <w:sz w:val="24"/>
          <w:szCs w:val="24"/>
          <w:lang w:val="en-US"/>
        </w:rPr>
        <w:lastRenderedPageBreak/>
        <w:t>Users are exposed to a variety of health messages from peers, healthcare professionals, and influencers through social media. These online exchanges are consistent with Bandura's focus on how social reinforcement and reliable sources influence behavior (Rosenstock et al., 2023). The perceived safety and importance of vaccines are reinforced when public figures, community leaders, or medical experts actively encourage vaccination through online platforms. This is an example of how they behave as role models. According to studies, the acceptance and uptake of vaccines can be considerably increased by the endorsements of reliable individuals (Smith &amp; Johnson, 2023).</w:t>
      </w:r>
    </w:p>
    <w:p w14:paraId="045F30F6" w14:textId="6F403E6A" w:rsidR="00AA7E4D" w:rsidRPr="00AA7E4D" w:rsidRDefault="00AA7E4D" w:rsidP="00AA7E4D">
      <w:pPr>
        <w:spacing w:line="480" w:lineRule="auto"/>
        <w:jc w:val="both"/>
        <w:rPr>
          <w:rFonts w:ascii="Times New Roman" w:hAnsi="Times New Roman" w:cs="Times New Roman"/>
          <w:sz w:val="24"/>
          <w:szCs w:val="24"/>
          <w:lang w:val="en-US"/>
        </w:rPr>
      </w:pPr>
      <w:r w:rsidRPr="0014787E">
        <w:rPr>
          <w:rFonts w:ascii="Times New Roman" w:hAnsi="Times New Roman" w:cs="Times New Roman"/>
          <w:sz w:val="24"/>
          <w:szCs w:val="24"/>
          <w:lang w:val="en-US"/>
        </w:rPr>
        <w:t>Furthermore, the concept of social proof</w:t>
      </w:r>
      <w:r>
        <w:rPr>
          <w:rFonts w:ascii="Times New Roman" w:hAnsi="Times New Roman" w:cs="Times New Roman"/>
          <w:sz w:val="24"/>
          <w:szCs w:val="24"/>
          <w:lang w:val="en-US"/>
        </w:rPr>
        <w:t xml:space="preserve"> </w:t>
      </w:r>
      <w:r w:rsidRPr="0014787E">
        <w:rPr>
          <w:rFonts w:ascii="Times New Roman" w:hAnsi="Times New Roman" w:cs="Times New Roman"/>
          <w:sz w:val="24"/>
          <w:szCs w:val="24"/>
          <w:lang w:val="en-US"/>
        </w:rPr>
        <w:t>where individuals conform to behaviors perceived as widely accepted</w:t>
      </w:r>
      <w:r>
        <w:rPr>
          <w:rFonts w:ascii="Times New Roman" w:hAnsi="Times New Roman" w:cs="Times New Roman"/>
          <w:sz w:val="24"/>
          <w:szCs w:val="24"/>
          <w:lang w:val="en-US"/>
        </w:rPr>
        <w:t xml:space="preserve"> </w:t>
      </w:r>
      <w:r w:rsidRPr="0014787E">
        <w:rPr>
          <w:rFonts w:ascii="Times New Roman" w:hAnsi="Times New Roman" w:cs="Times New Roman"/>
          <w:sz w:val="24"/>
          <w:szCs w:val="24"/>
          <w:lang w:val="en-US"/>
        </w:rPr>
        <w:t>plays a crucial role in vaccine advocacy. Observing others engaging in vaccination and witnessing positive testimonials can enhance individuals’ confidence in the process (Brown et al., 2024). Therefore, leveraging social learning principles in health communication strategies, particularly on digital platforms, can be an effective approach to combating vaccine hesitancy and misinformation.</w:t>
      </w:r>
    </w:p>
    <w:p w14:paraId="52E5F262" w14:textId="6E17D9D2" w:rsidR="00AA7E4D" w:rsidRDefault="00AA7E4D" w:rsidP="00AA7E4D">
      <w:pPr>
        <w:spacing w:line="480" w:lineRule="auto"/>
        <w:jc w:val="both"/>
        <w:rPr>
          <w:rFonts w:ascii="Times New Roman" w:hAnsi="Times New Roman" w:cs="Times New Roman"/>
          <w:sz w:val="24"/>
          <w:szCs w:val="24"/>
          <w:lang w:val="en-US"/>
        </w:rPr>
      </w:pPr>
      <w:r>
        <w:rPr>
          <w:rFonts w:ascii="Times New Roman" w:hAnsi="Times New Roman"/>
          <w:b/>
          <w:color w:val="000000"/>
          <w:sz w:val="24"/>
          <w:szCs w:val="24"/>
          <w:lang w:val="en-GB"/>
        </w:rPr>
        <w:t>2.2.2</w:t>
      </w:r>
      <w:r>
        <w:rPr>
          <w:rFonts w:ascii="Times New Roman" w:hAnsi="Times New Roman"/>
          <w:b/>
          <w:color w:val="000000"/>
          <w:sz w:val="24"/>
          <w:szCs w:val="24"/>
          <w:lang w:val="en-GB"/>
        </w:rPr>
        <w:tab/>
      </w:r>
      <w:r w:rsidRPr="0014787E">
        <w:rPr>
          <w:rFonts w:ascii="Times New Roman" w:hAnsi="Times New Roman"/>
          <w:b/>
          <w:color w:val="000000"/>
          <w:sz w:val="24"/>
          <w:szCs w:val="24"/>
          <w:lang w:val="en-GB"/>
        </w:rPr>
        <w:t>Diffusion of Innovations Theory</w:t>
      </w:r>
    </w:p>
    <w:p w14:paraId="5A906919" w14:textId="77777777" w:rsidR="00AA7E4D" w:rsidRDefault="00AA7E4D" w:rsidP="00AA7E4D">
      <w:pPr>
        <w:spacing w:line="480" w:lineRule="auto"/>
        <w:jc w:val="both"/>
        <w:rPr>
          <w:rFonts w:ascii="Times New Roman" w:hAnsi="Times New Roman" w:cs="Times New Roman"/>
          <w:sz w:val="24"/>
          <w:szCs w:val="24"/>
          <w:lang w:val="en-US"/>
        </w:rPr>
      </w:pPr>
      <w:r w:rsidRPr="00A34EF9">
        <w:rPr>
          <w:rFonts w:ascii="Times New Roman" w:hAnsi="Times New Roman" w:cs="Times New Roman"/>
          <w:sz w:val="24"/>
          <w:szCs w:val="24"/>
          <w:lang w:val="en-US"/>
        </w:rPr>
        <w:t>By classifying people according to their willingness to adopt new behaviors, the Diffusion of Innovations Theory (DOI), which was developed by Everett Rogers in 1962, explains how new ideas, technologies, or behaviors spread within a society over time. This theory is especially pertinent to understanding the adoption of vaccination campaigns through social media because it emphasizes the role of communication channels, social influence, and perceived benefits in shaping public acceptance of innovations (Rogers, 2003).</w:t>
      </w:r>
    </w:p>
    <w:p w14:paraId="711CD991" w14:textId="77777777" w:rsidR="00AA7E4D" w:rsidRPr="0014787E" w:rsidRDefault="00AA7E4D" w:rsidP="00AA7E4D">
      <w:pPr>
        <w:spacing w:line="480" w:lineRule="auto"/>
        <w:jc w:val="both"/>
        <w:rPr>
          <w:rFonts w:ascii="Times New Roman" w:hAnsi="Times New Roman" w:cs="Times New Roman"/>
          <w:sz w:val="24"/>
          <w:szCs w:val="24"/>
          <w:lang w:val="en-US"/>
        </w:rPr>
      </w:pPr>
      <w:r w:rsidRPr="0014787E">
        <w:rPr>
          <w:rFonts w:ascii="Times New Roman" w:hAnsi="Times New Roman" w:cs="Times New Roman"/>
          <w:sz w:val="24"/>
          <w:szCs w:val="24"/>
          <w:lang w:val="en-US"/>
        </w:rPr>
        <w:t xml:space="preserve">The first group, innovators, consists of risk-takers who are quick to embrace new health interventions. They are highly knowledgeable and open to experimentation, often leading the way in adopting vaccines and other medical advancements. Next are the early adopters, who </w:t>
      </w:r>
      <w:r w:rsidRPr="0014787E">
        <w:rPr>
          <w:rFonts w:ascii="Times New Roman" w:hAnsi="Times New Roman" w:cs="Times New Roman"/>
          <w:sz w:val="24"/>
          <w:szCs w:val="24"/>
          <w:lang w:val="en-US"/>
        </w:rPr>
        <w:lastRenderedPageBreak/>
        <w:t>play a key role in influencing public perception. These individuals, often community leaders, healthcare professionals, or social media influencers, help bridge the gap between innovators and the wider population by endorsing and promoting vaccination programs (Valente, 2020).</w:t>
      </w:r>
    </w:p>
    <w:p w14:paraId="7AD388AF" w14:textId="77777777" w:rsidR="00AA7E4D" w:rsidRPr="0014787E" w:rsidRDefault="00AA7E4D" w:rsidP="00AA7E4D">
      <w:pPr>
        <w:spacing w:line="480" w:lineRule="auto"/>
        <w:jc w:val="both"/>
        <w:rPr>
          <w:rFonts w:ascii="Times New Roman" w:hAnsi="Times New Roman" w:cs="Times New Roman"/>
          <w:sz w:val="24"/>
          <w:szCs w:val="24"/>
          <w:lang w:val="en-US"/>
        </w:rPr>
      </w:pPr>
      <w:r w:rsidRPr="0014787E">
        <w:rPr>
          <w:rFonts w:ascii="Times New Roman" w:hAnsi="Times New Roman" w:cs="Times New Roman"/>
          <w:sz w:val="24"/>
          <w:szCs w:val="24"/>
          <w:lang w:val="en-US"/>
        </w:rPr>
        <w:t>The early majority and late majority represent the broader public, who adopt new behaviors after they have been widely accepted. The early majority typically requires credible sources and social proof before committing to vaccination, while the late majority often adopts change due to societal pressure or widespread acceptance. Lastly, laggards are those most resistant to change, often skeptical of new health interventions due to entrenched beliefs, misinformation, or distrust in health authorities (Greenhalgh et al., 2023).</w:t>
      </w:r>
    </w:p>
    <w:p w14:paraId="202F88E7" w14:textId="77777777" w:rsidR="00AA7E4D" w:rsidRDefault="00AA7E4D" w:rsidP="00AA7E4D">
      <w:pPr>
        <w:spacing w:line="480" w:lineRule="auto"/>
        <w:rPr>
          <w:rFonts w:ascii="Times New Roman" w:hAnsi="Times New Roman" w:cs="Times New Roman"/>
          <w:sz w:val="24"/>
          <w:szCs w:val="24"/>
          <w:lang w:val="en-US"/>
        </w:rPr>
      </w:pPr>
      <w:r w:rsidRPr="00A34EF9">
        <w:rPr>
          <w:rFonts w:ascii="Times New Roman" w:hAnsi="Times New Roman" w:cs="Times New Roman"/>
          <w:sz w:val="24"/>
          <w:szCs w:val="24"/>
          <w:lang w:val="en-US"/>
        </w:rPr>
        <w:t>Health organizations may boost vaccine adoption by carefully enlisting well-known public characters and utilizing digital channels, which will increase vaccination's social appeal and decrease reluctance. Social media is an effective tool in this process because it makes it easier for people to hear positive stories about vaccinations and boosts their trust in immunization campaigns (Zhao &amp; Zhang, 2024).</w:t>
      </w:r>
    </w:p>
    <w:p w14:paraId="5AA3CBFA" w14:textId="5908F855" w:rsidR="00AA7E4D" w:rsidRPr="001D705B" w:rsidRDefault="00AA7E4D" w:rsidP="00AA7E4D">
      <w:pPr>
        <w:spacing w:line="480" w:lineRule="auto"/>
        <w:rPr>
          <w:rFonts w:ascii="Times New Roman" w:hAnsi="Times New Roman" w:cs="Times New Roman"/>
          <w:b/>
          <w:sz w:val="24"/>
          <w:szCs w:val="24"/>
          <w:lang w:val="en-US"/>
        </w:rPr>
      </w:pPr>
      <w:r>
        <w:rPr>
          <w:rFonts w:ascii="Times New Roman" w:hAnsi="Times New Roman" w:cs="Times New Roman"/>
          <w:b/>
          <w:sz w:val="24"/>
          <w:szCs w:val="24"/>
          <w:lang w:val="en-US"/>
        </w:rPr>
        <w:t>2.2.3</w:t>
      </w:r>
      <w:r>
        <w:rPr>
          <w:rFonts w:ascii="Times New Roman" w:hAnsi="Times New Roman" w:cs="Times New Roman"/>
          <w:b/>
          <w:sz w:val="24"/>
          <w:szCs w:val="24"/>
          <w:lang w:val="en-US"/>
        </w:rPr>
        <w:tab/>
      </w:r>
      <w:r w:rsidRPr="001D705B">
        <w:rPr>
          <w:rFonts w:ascii="Times New Roman" w:hAnsi="Times New Roman" w:cs="Times New Roman"/>
          <w:b/>
          <w:sz w:val="24"/>
          <w:szCs w:val="24"/>
        </w:rPr>
        <w:t>Uses and Gratifications Theory</w:t>
      </w:r>
    </w:p>
    <w:p w14:paraId="58D5094A" w14:textId="77777777" w:rsidR="00AA7E4D" w:rsidRDefault="00AA7E4D" w:rsidP="00AA7E4D">
      <w:pPr>
        <w:spacing w:line="480" w:lineRule="auto"/>
        <w:jc w:val="both"/>
        <w:rPr>
          <w:rFonts w:ascii="Times New Roman" w:hAnsi="Times New Roman" w:cs="Times New Roman"/>
          <w:sz w:val="24"/>
          <w:szCs w:val="24"/>
          <w:lang w:val="en-US"/>
        </w:rPr>
      </w:pPr>
      <w:r w:rsidRPr="00A34EF9">
        <w:rPr>
          <w:rFonts w:ascii="Times New Roman" w:hAnsi="Times New Roman" w:cs="Times New Roman"/>
          <w:sz w:val="24"/>
          <w:szCs w:val="24"/>
          <w:lang w:val="en-US"/>
        </w:rPr>
        <w:t>A paradigm for comprehending why people actively seek out and interact with media content, particularly health-related information on social media, is offered by the Uses and Gratifications Theory (UGT). UGT stresses the audience's role in choosing and utilizing media according to their needs and motives, in contrast to traditional media theories that concentrate on how media affect audiences (Katz, Blumler &amp; Gurevitch, 1973). Because it explains why people use social media to find information about vaccines and how to maximize their involvement to encourage healthy habits, this theory is especially pertinent to public health communication.</w:t>
      </w:r>
    </w:p>
    <w:p w14:paraId="7FD2430E" w14:textId="77777777" w:rsidR="00AA7E4D" w:rsidRDefault="00AA7E4D" w:rsidP="00AA7E4D">
      <w:pPr>
        <w:spacing w:line="480" w:lineRule="auto"/>
        <w:jc w:val="both"/>
        <w:rPr>
          <w:rFonts w:ascii="Times New Roman" w:hAnsi="Times New Roman" w:cs="Times New Roman"/>
          <w:sz w:val="24"/>
          <w:szCs w:val="24"/>
          <w:lang w:val="en-US"/>
        </w:rPr>
      </w:pPr>
      <w:r w:rsidRPr="00A34EF9">
        <w:rPr>
          <w:rFonts w:ascii="Times New Roman" w:hAnsi="Times New Roman" w:cs="Times New Roman"/>
          <w:sz w:val="24"/>
          <w:szCs w:val="24"/>
          <w:lang w:val="en-US"/>
        </w:rPr>
        <w:lastRenderedPageBreak/>
        <w:t>For a variety of reasons, people search social media for health-related content. Information-seeking is a major motivator, where people seek out trustworthy sources to learn about vaccines, their advantages, and any possible drawbacks (Shao &amp; Wang, 2023). This category frequently consists of people who are unsure about vaccinations and who base their decisions on reliable information from medical professionals and organizations.</w:t>
      </w:r>
    </w:p>
    <w:p w14:paraId="406374DC" w14:textId="77777777" w:rsidR="00AA7E4D" w:rsidRDefault="00AA7E4D" w:rsidP="00AA7E4D">
      <w:pPr>
        <w:spacing w:line="480" w:lineRule="auto"/>
        <w:jc w:val="both"/>
        <w:rPr>
          <w:rFonts w:ascii="Times New Roman" w:hAnsi="Times New Roman" w:cs="Times New Roman"/>
          <w:sz w:val="24"/>
          <w:szCs w:val="24"/>
          <w:lang w:val="en-US"/>
        </w:rPr>
      </w:pPr>
      <w:r w:rsidRPr="00A34EF9">
        <w:rPr>
          <w:rFonts w:ascii="Times New Roman" w:hAnsi="Times New Roman" w:cs="Times New Roman"/>
          <w:sz w:val="24"/>
          <w:szCs w:val="24"/>
          <w:lang w:val="en-US"/>
        </w:rPr>
        <w:t>Social contact is another motivator, as people use social media to share personal stories, have health conversations, and look to their peers for support. Discussion boards and online health networks provide venues for information sharing and resolving vaccine-related issues (Park &amp; Cho, 2024). Because people are more likely to believe suggestions from people in their social networks, this encounter can have a big impact on vaccination adoption.</w:t>
      </w:r>
    </w:p>
    <w:p w14:paraId="4286F0AA" w14:textId="77777777" w:rsidR="00AA7E4D" w:rsidRPr="00A34EF9" w:rsidRDefault="00AA7E4D" w:rsidP="00AA7E4D">
      <w:pPr>
        <w:spacing w:line="480" w:lineRule="auto"/>
        <w:jc w:val="both"/>
        <w:rPr>
          <w:rFonts w:ascii="Times New Roman" w:hAnsi="Times New Roman" w:cs="Times New Roman"/>
          <w:sz w:val="24"/>
          <w:szCs w:val="24"/>
          <w:lang w:val="en-US"/>
        </w:rPr>
      </w:pPr>
      <w:r w:rsidRPr="00A34EF9">
        <w:rPr>
          <w:rFonts w:ascii="Times New Roman" w:hAnsi="Times New Roman" w:cs="Times New Roman"/>
          <w:sz w:val="24"/>
          <w:szCs w:val="24"/>
          <w:lang w:val="en-US"/>
        </w:rPr>
        <w:t>Some people also use interactive films, infographics, and other eye-catching items to engage themselves while consuming health-related facts. Especially for younger audiences, gamification components and imaginative storytelling can increase the accessibility and engagement of vaccine information (Kim &amp; Chen, 2023).</w:t>
      </w:r>
    </w:p>
    <w:p w14:paraId="4DCB944E" w14:textId="77777777" w:rsidR="00AA7E4D" w:rsidRDefault="00AA7E4D" w:rsidP="00AA7E4D">
      <w:pPr>
        <w:spacing w:line="480" w:lineRule="auto"/>
        <w:jc w:val="both"/>
        <w:rPr>
          <w:rFonts w:ascii="Times New Roman" w:hAnsi="Times New Roman" w:cs="Times New Roman"/>
          <w:sz w:val="24"/>
          <w:szCs w:val="24"/>
          <w:lang w:val="en-US"/>
        </w:rPr>
      </w:pPr>
      <w:r w:rsidRPr="00A34EF9">
        <w:rPr>
          <w:rFonts w:ascii="Times New Roman" w:hAnsi="Times New Roman" w:cs="Times New Roman"/>
          <w:sz w:val="24"/>
          <w:szCs w:val="24"/>
          <w:lang w:val="en-US"/>
        </w:rPr>
        <w:t>Health companies can create more engaging and successful social media campaigns by taking into account these motives and modifying content to suit the various demands of their audience. Public health campaigns can increase vaccine awareness and acceptability by utilizing informative material, encouraging dialogue, and implementing captivating formats.</w:t>
      </w:r>
    </w:p>
    <w:p w14:paraId="5C8B32CE" w14:textId="799DE147" w:rsidR="00AA7E4D" w:rsidRPr="00AA7E4D" w:rsidRDefault="00AA7E4D" w:rsidP="00AA7E4D">
      <w:pPr>
        <w:spacing w:line="480" w:lineRule="auto"/>
        <w:jc w:val="both"/>
        <w:rPr>
          <w:rFonts w:ascii="Times New Roman" w:hAnsi="Times New Roman" w:cs="Times New Roman"/>
          <w:b/>
          <w:sz w:val="24"/>
          <w:szCs w:val="24"/>
          <w:lang w:val="en-US"/>
        </w:rPr>
      </w:pPr>
      <w:r w:rsidRPr="00AA7E4D">
        <w:rPr>
          <w:rFonts w:ascii="Times New Roman" w:hAnsi="Times New Roman" w:cs="Times New Roman"/>
          <w:b/>
          <w:sz w:val="24"/>
          <w:szCs w:val="24"/>
          <w:lang w:val="en-US"/>
        </w:rPr>
        <w:t>2.2.4</w:t>
      </w:r>
      <w:r w:rsidRPr="00AA7E4D">
        <w:rPr>
          <w:rFonts w:ascii="Times New Roman" w:hAnsi="Times New Roman" w:cs="Times New Roman"/>
          <w:b/>
          <w:sz w:val="24"/>
          <w:szCs w:val="24"/>
          <w:lang w:val="en-US"/>
        </w:rPr>
        <w:tab/>
      </w:r>
      <w:r w:rsidRPr="00AA7E4D">
        <w:rPr>
          <w:rFonts w:ascii="Times New Roman" w:hAnsi="Times New Roman" w:cs="Times New Roman"/>
          <w:b/>
          <w:sz w:val="24"/>
          <w:szCs w:val="24"/>
        </w:rPr>
        <w:t>Framing Theory</w:t>
      </w:r>
    </w:p>
    <w:p w14:paraId="6328E8E4" w14:textId="77777777" w:rsidR="00AA7E4D" w:rsidRDefault="00AA7E4D" w:rsidP="00AA7E4D">
      <w:pPr>
        <w:spacing w:line="480" w:lineRule="auto"/>
        <w:jc w:val="both"/>
        <w:rPr>
          <w:rFonts w:ascii="Times New Roman" w:hAnsi="Times New Roman" w:cs="Times New Roman"/>
          <w:sz w:val="24"/>
          <w:szCs w:val="24"/>
          <w:lang w:val="en-US"/>
        </w:rPr>
      </w:pPr>
      <w:r w:rsidRPr="00A34EF9">
        <w:rPr>
          <w:rFonts w:ascii="Times New Roman" w:hAnsi="Times New Roman" w:cs="Times New Roman"/>
          <w:sz w:val="24"/>
          <w:szCs w:val="24"/>
          <w:lang w:val="en-US"/>
        </w:rPr>
        <w:t>According to the framing theory, public perception and decision-making are greatly influenced by the way information is organized and presented (Entman, 1993). The framing of vaccine-related communications in the context of public health communication, especially on social media, might influence attitudes toward immunization and either promote or discourage uptake (Chong &amp; Druckman, 2007).</w:t>
      </w:r>
    </w:p>
    <w:p w14:paraId="337B6DC9" w14:textId="77777777" w:rsidR="00AA7E4D" w:rsidRDefault="00AA7E4D" w:rsidP="00AA7E4D">
      <w:pPr>
        <w:spacing w:line="480" w:lineRule="auto"/>
        <w:jc w:val="both"/>
        <w:rPr>
          <w:rFonts w:ascii="Times New Roman" w:hAnsi="Times New Roman" w:cs="Times New Roman"/>
          <w:sz w:val="24"/>
          <w:szCs w:val="24"/>
          <w:lang w:val="en-US"/>
        </w:rPr>
      </w:pPr>
      <w:r w:rsidRPr="00A34EF9">
        <w:rPr>
          <w:rFonts w:ascii="Times New Roman" w:hAnsi="Times New Roman" w:cs="Times New Roman"/>
          <w:sz w:val="24"/>
          <w:szCs w:val="24"/>
          <w:lang w:val="en-US"/>
        </w:rPr>
        <w:lastRenderedPageBreak/>
        <w:t>By highlighting vaccines' importance, safety, and efficacy in preventing illnesses and safeguarding communities, health campaigns frequently present them in a favorable light. The public is more likely to embrace messages that emphasize vaccination as a civic obligation and a shared responsibility (Tewksbury &amp; Scheufele, 2019). On the other hand, negative framing, like emphasizing hazards, side effects, or mistrust of pharmaceutical corporations, might increase disinformation and cause vaccine hesitancy (Nyhan et al., 2023).</w:t>
      </w:r>
    </w:p>
    <w:p w14:paraId="212F94A2" w14:textId="77777777" w:rsidR="00AA7E4D" w:rsidRPr="00A34EF9" w:rsidRDefault="00AA7E4D" w:rsidP="00AA7E4D">
      <w:pPr>
        <w:spacing w:line="480" w:lineRule="auto"/>
        <w:jc w:val="both"/>
        <w:rPr>
          <w:rFonts w:ascii="Times New Roman" w:hAnsi="Times New Roman" w:cs="Times New Roman"/>
          <w:sz w:val="24"/>
          <w:szCs w:val="24"/>
          <w:lang w:val="en-US"/>
        </w:rPr>
      </w:pPr>
      <w:r w:rsidRPr="00A34EF9">
        <w:rPr>
          <w:rFonts w:ascii="Times New Roman" w:hAnsi="Times New Roman" w:cs="Times New Roman"/>
          <w:sz w:val="24"/>
          <w:szCs w:val="24"/>
          <w:lang w:val="en-US"/>
        </w:rPr>
        <w:t>Strategic framing approaches should be used by public health groups to increase the efficacy of vaccine advocacy. Using gain-framed messaging instead of loss-framed ones, which highlight the risks of not getting vaccinated, is one way to do this (Van Stekelenburg et al., 2021). Gain-framed messages highlight the advantages of vaccination (e.g., safeguarding loved ones, averting severe disease). Furthermore, open communication can increase public trust and decrease skepticism by acknowledging concerns and refuting false information with scientific data (Betsch et al., 2022).</w:t>
      </w:r>
    </w:p>
    <w:p w14:paraId="286A8C67" w14:textId="38D86B1D" w:rsidR="00AA7E4D" w:rsidRPr="00AA7E4D" w:rsidRDefault="00AA7E4D" w:rsidP="00AA7E4D">
      <w:pPr>
        <w:spacing w:line="480" w:lineRule="auto"/>
        <w:jc w:val="both"/>
        <w:rPr>
          <w:rFonts w:ascii="Times New Roman" w:hAnsi="Times New Roman" w:cs="Times New Roman"/>
          <w:sz w:val="24"/>
          <w:szCs w:val="24"/>
          <w:lang w:val="en-US"/>
        </w:rPr>
      </w:pPr>
      <w:r w:rsidRPr="00A34EF9">
        <w:rPr>
          <w:rFonts w:ascii="Times New Roman" w:hAnsi="Times New Roman" w:cs="Times New Roman"/>
          <w:sz w:val="24"/>
          <w:szCs w:val="24"/>
          <w:lang w:val="en-US"/>
        </w:rPr>
        <w:t>Health organizations can increase vaccine trust and more successfully address hesitation by carefully creating communications that portray vaccination as a societal responsibility as well as a personal health measure.</w:t>
      </w:r>
    </w:p>
    <w:p w14:paraId="1A9907F6" w14:textId="24CC4B1A" w:rsidR="00AA7E4D" w:rsidRPr="003228E0" w:rsidRDefault="00AA7E4D" w:rsidP="00AA7E4D">
      <w:pPr>
        <w:spacing w:after="0" w:line="480" w:lineRule="auto"/>
        <w:jc w:val="both"/>
        <w:rPr>
          <w:rFonts w:ascii="Times New Roman" w:hAnsi="Times New Roman"/>
          <w:b/>
          <w:color w:val="000000"/>
          <w:sz w:val="24"/>
          <w:szCs w:val="24"/>
          <w:lang w:val="en-GB"/>
        </w:rPr>
      </w:pPr>
      <w:r>
        <w:rPr>
          <w:rFonts w:ascii="Times New Roman" w:hAnsi="Times New Roman"/>
          <w:b/>
          <w:color w:val="000000"/>
          <w:sz w:val="24"/>
          <w:szCs w:val="24"/>
          <w:lang w:val="en-GB"/>
        </w:rPr>
        <w:t>2.3</w:t>
      </w:r>
      <w:r>
        <w:rPr>
          <w:rFonts w:ascii="Times New Roman" w:hAnsi="Times New Roman"/>
          <w:b/>
          <w:color w:val="000000"/>
          <w:sz w:val="24"/>
          <w:szCs w:val="24"/>
          <w:lang w:val="en-GB"/>
        </w:rPr>
        <w:tab/>
      </w:r>
      <w:r w:rsidRPr="003228E0">
        <w:rPr>
          <w:rFonts w:ascii="Times New Roman" w:hAnsi="Times New Roman"/>
          <w:b/>
          <w:color w:val="000000"/>
          <w:sz w:val="24"/>
          <w:szCs w:val="24"/>
          <w:lang w:val="en-GB"/>
        </w:rPr>
        <w:t>Empirical Review</w:t>
      </w:r>
    </w:p>
    <w:p w14:paraId="7BD33936" w14:textId="77777777" w:rsidR="00AA7E4D" w:rsidRDefault="00AA7E4D" w:rsidP="00AA7E4D">
      <w:pPr>
        <w:spacing w:line="480" w:lineRule="auto"/>
        <w:jc w:val="both"/>
        <w:rPr>
          <w:rFonts w:ascii="Times New Roman" w:hAnsi="Times New Roman" w:cs="Times New Roman"/>
          <w:sz w:val="24"/>
          <w:szCs w:val="24"/>
          <w:lang w:val="en-US"/>
        </w:rPr>
      </w:pPr>
      <w:r w:rsidRPr="003228E0">
        <w:rPr>
          <w:rFonts w:ascii="Times New Roman" w:hAnsi="Times New Roman" w:cs="Times New Roman"/>
          <w:sz w:val="24"/>
          <w:szCs w:val="24"/>
          <w:lang w:val="en-US"/>
        </w:rPr>
        <w:t>The empirical review examines recent studies on the influence of social media on public health communication, particularly in vaccine awareness and hesitancy. It explores how digital platforms shape public perception, disseminate health information, and address misinformation. The review highlights key findings on the effectiveness of social media campaigns, the role of influencers in shaping health behaviors, and the impact of misinformation on vaccine hesitancy.</w:t>
      </w:r>
    </w:p>
    <w:p w14:paraId="7146CC71" w14:textId="77777777" w:rsidR="00AA7E4D" w:rsidRDefault="00AA7E4D" w:rsidP="00AA7E4D">
      <w:pPr>
        <w:spacing w:line="480" w:lineRule="auto"/>
        <w:jc w:val="both"/>
        <w:rPr>
          <w:rFonts w:ascii="Times New Roman" w:hAnsi="Times New Roman" w:cs="Times New Roman"/>
          <w:sz w:val="24"/>
          <w:szCs w:val="24"/>
          <w:lang w:val="en-US"/>
        </w:rPr>
      </w:pPr>
      <w:r w:rsidRPr="00A67B8C">
        <w:rPr>
          <w:rFonts w:ascii="Times New Roman" w:hAnsi="Times New Roman" w:cs="Times New Roman"/>
          <w:sz w:val="24"/>
          <w:szCs w:val="24"/>
          <w:lang w:val="en-US"/>
        </w:rPr>
        <w:lastRenderedPageBreak/>
        <w:t>A thorough investigation into the impact of social media on vaccine hesitancy in Lagos, Nigeria, was carried out by Adebayo and Okonkwo (2024). The purpose of the study was to evaluate the impact of false information spread via social media on the public's view of vaccines, especially in relation to government immunization efforts. The study aimed to determine the degree to which misinformation fuels vaccine skepticism and the ways in which various socioeconomic groups interact with such content, given the growing dependence on digital platforms for health-related information. To provide a comprehensive understanding of the problem, the study used a mixed-method approach, combining quantitative and qualitative research methodologies</w:t>
      </w:r>
      <w:r w:rsidRPr="00D45254">
        <w:rPr>
          <w:rFonts w:ascii="Times New Roman" w:hAnsi="Times New Roman" w:cs="Times New Roman"/>
          <w:sz w:val="24"/>
          <w:szCs w:val="24"/>
          <w:lang w:val="en-US"/>
        </w:rPr>
        <w:t xml:space="preserve">. </w:t>
      </w:r>
      <w:r w:rsidRPr="00A67B8C">
        <w:rPr>
          <w:rFonts w:ascii="Times New Roman" w:hAnsi="Times New Roman" w:cs="Times New Roman"/>
          <w:sz w:val="24"/>
          <w:szCs w:val="24"/>
          <w:lang w:val="en-US"/>
        </w:rPr>
        <w:t>In Lagos State's most populated Local Government Area (LGA), Alimosho, 1,200 respondents from a range of socioeconomic backgrounds participated in the study that the researchers performed. The poll evaluated participants' vaccination choices, their exposure to social media content about vaccines, and their level of trust in online sources compared to official public health initiatives. To obtain expert insights into the trends and effects of vaccine misinformation, the study also included in-depth interviews with social media analysts and medical specialists. Descriptive statistics were used to evaluate the quantitative data, while theme analysis was used to study the qualitative data.</w:t>
      </w:r>
    </w:p>
    <w:p w14:paraId="441E06C2" w14:textId="77777777" w:rsidR="00AA7E4D" w:rsidRPr="00A67B8C" w:rsidRDefault="00AA7E4D" w:rsidP="00AA7E4D">
      <w:pPr>
        <w:spacing w:line="480" w:lineRule="auto"/>
        <w:jc w:val="both"/>
        <w:rPr>
          <w:rFonts w:ascii="Times New Roman" w:hAnsi="Times New Roman" w:cs="Times New Roman"/>
          <w:sz w:val="24"/>
          <w:szCs w:val="24"/>
          <w:lang w:val="en-US"/>
        </w:rPr>
      </w:pPr>
      <w:r w:rsidRPr="00A67B8C">
        <w:rPr>
          <w:rFonts w:ascii="Times New Roman" w:hAnsi="Times New Roman" w:cs="Times New Roman"/>
          <w:sz w:val="24"/>
          <w:szCs w:val="24"/>
          <w:lang w:val="en-US"/>
        </w:rPr>
        <w:t>The study found that vaccine reluctance was significantly influenced by false information on social media, especially Facebook and WhatsApp. Many respondents reported coming across false information about the safety of vaccines, their negative effects, and the government's motivations for immunization campaigns. Many people were more swayed by peer-shared information and viral social media posts than by official sources, even in the face of continuous public health campaigns by government agencies and international health groups.</w:t>
      </w:r>
    </w:p>
    <w:p w14:paraId="4EF6161E" w14:textId="77777777" w:rsidR="00AA7E4D" w:rsidRDefault="00AA7E4D" w:rsidP="00AA7E4D">
      <w:pPr>
        <w:spacing w:line="480" w:lineRule="auto"/>
        <w:jc w:val="both"/>
        <w:rPr>
          <w:rFonts w:ascii="Times New Roman" w:hAnsi="Times New Roman" w:cs="Times New Roman"/>
          <w:sz w:val="24"/>
          <w:szCs w:val="24"/>
          <w:lang w:val="en-US"/>
        </w:rPr>
      </w:pPr>
      <w:r w:rsidRPr="00A67B8C">
        <w:rPr>
          <w:rFonts w:ascii="Times New Roman" w:hAnsi="Times New Roman" w:cs="Times New Roman"/>
          <w:sz w:val="24"/>
          <w:szCs w:val="24"/>
          <w:lang w:val="en-US"/>
        </w:rPr>
        <w:t xml:space="preserve">Additionally, the study discovered that respondents with lower incomes and less education were more likely to be vaccine hesitant and to turn to unofficial social networks for health-related information. Higher educated people, on the other hand, were more likely to accept </w:t>
      </w:r>
      <w:r w:rsidRPr="00A67B8C">
        <w:rPr>
          <w:rFonts w:ascii="Times New Roman" w:hAnsi="Times New Roman" w:cs="Times New Roman"/>
          <w:sz w:val="24"/>
          <w:szCs w:val="24"/>
          <w:lang w:val="en-US"/>
        </w:rPr>
        <w:lastRenderedPageBreak/>
        <w:t>vaccinations and showed more skepticism regarding unsubstantiated internet claims. The conversations withMany respondents reported coming across false information about the safety of vaccines, their negative effects, and the government's motivations for immunization campaigns. Many people were more swayed by peer-shared information and viral social media posts than by official sources, even in the face of continuous public health campaigns by government agencies and international health groups.</w:t>
      </w:r>
    </w:p>
    <w:p w14:paraId="51BB6E57" w14:textId="77777777" w:rsidR="00AA7E4D" w:rsidRDefault="00AA7E4D" w:rsidP="00AA7E4D">
      <w:pPr>
        <w:spacing w:line="480" w:lineRule="auto"/>
        <w:jc w:val="both"/>
        <w:rPr>
          <w:rFonts w:ascii="Times New Roman" w:hAnsi="Times New Roman" w:cs="Times New Roman"/>
          <w:sz w:val="24"/>
          <w:szCs w:val="24"/>
          <w:lang w:val="en-US"/>
        </w:rPr>
      </w:pPr>
      <w:r w:rsidRPr="0072710D">
        <w:rPr>
          <w:rFonts w:ascii="Times New Roman" w:hAnsi="Times New Roman" w:cs="Times New Roman"/>
          <w:sz w:val="24"/>
          <w:szCs w:val="24"/>
          <w:lang w:val="en-US"/>
        </w:rPr>
        <w:t>Adebayo and Okonkwo (2024) recommended a multifaceted approach to combating vaccine misinformation on social media. First, they emphasized the need to enhance fact-checking mechanisms by fostering collaborations between social media platforms, government agencies, and independent fact-checking organizations to swiftly identify and flag misleading vaccine-related content. Additionally, the study highlighted the importance of improving digital literacy, particularly among vulnerable communities, through targeted educational campaigns that equip individuals with critical thinking skills to assess the credibility of online health information.</w:t>
      </w:r>
    </w:p>
    <w:p w14:paraId="1E84D999" w14:textId="77777777" w:rsidR="00AA7E4D" w:rsidRPr="00903CDA" w:rsidRDefault="00AA7E4D" w:rsidP="00AA7E4D">
      <w:pPr>
        <w:spacing w:line="480" w:lineRule="auto"/>
        <w:jc w:val="both"/>
        <w:rPr>
          <w:rFonts w:ascii="Times New Roman" w:hAnsi="Times New Roman" w:cs="Times New Roman"/>
          <w:sz w:val="10"/>
          <w:szCs w:val="24"/>
          <w:lang w:val="en-US"/>
        </w:rPr>
      </w:pPr>
    </w:p>
    <w:p w14:paraId="699C7BD3" w14:textId="77777777" w:rsidR="00AA7E4D" w:rsidRDefault="00AA7E4D" w:rsidP="00AA7E4D">
      <w:pPr>
        <w:spacing w:line="480" w:lineRule="auto"/>
        <w:jc w:val="both"/>
        <w:rPr>
          <w:rFonts w:ascii="Times New Roman" w:hAnsi="Times New Roman" w:cs="Times New Roman"/>
          <w:sz w:val="24"/>
          <w:szCs w:val="24"/>
          <w:lang w:val="en-US"/>
        </w:rPr>
      </w:pPr>
      <w:r w:rsidRPr="00903CDA">
        <w:rPr>
          <w:rFonts w:ascii="Times New Roman" w:hAnsi="Times New Roman" w:cs="Times New Roman"/>
          <w:sz w:val="24"/>
          <w:szCs w:val="24"/>
          <w:lang w:val="en-US"/>
        </w:rPr>
        <w:t>Chen et al. (2023) conducted a comprehensive meta-analysis of 50 studies from developing countries, including Nigeria, to examine the impact of social media on public perceptions of vaccines. The study aimed to evaluate how vaccine-related content is disseminated across digital platforms, the extent to which misinformation influences public opinion, and the role of proactive engagement by health organizations in shaping vaccine acceptance.</w:t>
      </w:r>
      <w:r w:rsidRPr="00721386">
        <w:t xml:space="preserve"> </w:t>
      </w:r>
      <w:r w:rsidRPr="00721386">
        <w:rPr>
          <w:rFonts w:ascii="Times New Roman" w:hAnsi="Times New Roman" w:cs="Times New Roman"/>
          <w:sz w:val="24"/>
          <w:szCs w:val="24"/>
          <w:lang w:val="en-US"/>
        </w:rPr>
        <w:t xml:space="preserve">The study utilized a systematic review and meta-analysis approach, analyzing data from research conducted between 2018 and 2023. The selected studies covered various developing countries, with a focus on regions where social media played a crucial role in public health communication. Data sources included peer-reviewed articles, government reports, and large-scale surveys. The researchers employed sentiment analysis techniques to quantify the </w:t>
      </w:r>
      <w:r w:rsidRPr="00721386">
        <w:rPr>
          <w:rFonts w:ascii="Times New Roman" w:hAnsi="Times New Roman" w:cs="Times New Roman"/>
          <w:sz w:val="24"/>
          <w:szCs w:val="24"/>
          <w:lang w:val="en-US"/>
        </w:rPr>
        <w:lastRenderedPageBreak/>
        <w:t>prevalence of positive, negative, and neutral vaccine-related content across social media platforms, particularly Twitter and TikTok. Additionally, statistical modeling was used to assess how different types of vaccine messaging influenced user engagement and public attitudes.</w:t>
      </w:r>
    </w:p>
    <w:p w14:paraId="3347452A" w14:textId="77777777" w:rsidR="00AA7E4D" w:rsidRPr="00721386" w:rsidRDefault="00AA7E4D" w:rsidP="00AA7E4D">
      <w:pPr>
        <w:spacing w:line="480" w:lineRule="auto"/>
        <w:jc w:val="both"/>
        <w:rPr>
          <w:rFonts w:ascii="Times New Roman" w:hAnsi="Times New Roman" w:cs="Times New Roman"/>
          <w:sz w:val="24"/>
          <w:szCs w:val="24"/>
          <w:lang w:val="en-US"/>
        </w:rPr>
      </w:pPr>
      <w:r w:rsidRPr="00721386">
        <w:rPr>
          <w:rFonts w:ascii="Times New Roman" w:hAnsi="Times New Roman" w:cs="Times New Roman"/>
          <w:sz w:val="24"/>
          <w:szCs w:val="24"/>
          <w:lang w:val="en-US"/>
        </w:rPr>
        <w:t>The analysis revealed that negative vaccine-related sentiment spread more rapidly than positive or neutral content, particularly on platforms such as Twitter and TikTok. Posts containing misinformation, conspiracy theories, or vaccine skepticism tended to generate higher engagement, including shares, comments, and reactions, compared to evidence-based health information. The study also found that misinformation was more influential in shaping public attitudes in low-income communities, where access to reliable healthcare information was limited.</w:t>
      </w:r>
    </w:p>
    <w:p w14:paraId="50352B3B" w14:textId="77777777" w:rsidR="00AA7E4D" w:rsidRPr="00721386" w:rsidRDefault="00AA7E4D" w:rsidP="00AA7E4D">
      <w:pPr>
        <w:spacing w:line="480" w:lineRule="auto"/>
        <w:jc w:val="both"/>
        <w:rPr>
          <w:rFonts w:ascii="Times New Roman" w:hAnsi="Times New Roman" w:cs="Times New Roman"/>
          <w:sz w:val="24"/>
          <w:szCs w:val="24"/>
          <w:lang w:val="en-US"/>
        </w:rPr>
      </w:pPr>
    </w:p>
    <w:p w14:paraId="22C86182" w14:textId="77777777" w:rsidR="00AA7E4D" w:rsidRDefault="00AA7E4D" w:rsidP="00AA7E4D">
      <w:pPr>
        <w:spacing w:line="480" w:lineRule="auto"/>
        <w:jc w:val="both"/>
        <w:rPr>
          <w:rFonts w:ascii="Times New Roman" w:hAnsi="Times New Roman" w:cs="Times New Roman"/>
          <w:sz w:val="24"/>
          <w:szCs w:val="24"/>
          <w:lang w:val="en-US"/>
        </w:rPr>
      </w:pPr>
      <w:r w:rsidRPr="00721386">
        <w:rPr>
          <w:rFonts w:ascii="Times New Roman" w:hAnsi="Times New Roman" w:cs="Times New Roman"/>
          <w:sz w:val="24"/>
          <w:szCs w:val="24"/>
          <w:lang w:val="en-US"/>
        </w:rPr>
        <w:t>Furthermore, Chen et al. (2023) observed that official health campaigns often struggled to reach large audiences unless they were promoted through influential social media figures or interactive digital strategies. The research highlighted that user-generated content, particularly videos and memes, played a significant role in shaping vaccine perceptions, sometimes reinforcing misinformation.</w:t>
      </w:r>
    </w:p>
    <w:p w14:paraId="7C51815A" w14:textId="77777777" w:rsidR="00AA7E4D" w:rsidRPr="00721386" w:rsidRDefault="00AA7E4D" w:rsidP="00AA7E4D">
      <w:pPr>
        <w:spacing w:line="480" w:lineRule="auto"/>
        <w:jc w:val="both"/>
        <w:rPr>
          <w:rFonts w:ascii="Times New Roman" w:hAnsi="Times New Roman" w:cs="Times New Roman"/>
          <w:sz w:val="24"/>
          <w:szCs w:val="24"/>
          <w:lang w:val="en-US"/>
        </w:rPr>
      </w:pPr>
      <w:r w:rsidRPr="00721386">
        <w:rPr>
          <w:rFonts w:ascii="Times New Roman" w:hAnsi="Times New Roman" w:cs="Times New Roman"/>
          <w:sz w:val="24"/>
          <w:szCs w:val="24"/>
          <w:lang w:val="en-US"/>
        </w:rPr>
        <w:t>To address these challenges, Chen et al. (2023) recommended proactive engagement by health organizations in digital spaces. They suggested that public health authorities should adopt real-time misinformation monitoring systems to identify and debunk misleading content before it gains traction. Additionally, they emphasized the need for collaborations with social media influencers, digital content creators, and community leaders to amplify credible vaccine-related messaging.</w:t>
      </w:r>
    </w:p>
    <w:p w14:paraId="5DDC64B0" w14:textId="77777777" w:rsidR="00AA7E4D" w:rsidRDefault="00AA7E4D" w:rsidP="00AA7E4D">
      <w:pPr>
        <w:spacing w:line="480" w:lineRule="auto"/>
        <w:jc w:val="both"/>
        <w:rPr>
          <w:rFonts w:ascii="Times New Roman" w:hAnsi="Times New Roman" w:cs="Times New Roman"/>
          <w:sz w:val="24"/>
          <w:szCs w:val="24"/>
          <w:lang w:val="en-US"/>
        </w:rPr>
      </w:pPr>
      <w:r w:rsidRPr="004A2EED">
        <w:rPr>
          <w:rFonts w:ascii="Times New Roman" w:hAnsi="Times New Roman" w:cs="Times New Roman"/>
          <w:sz w:val="24"/>
          <w:szCs w:val="24"/>
          <w:lang w:val="en-US"/>
        </w:rPr>
        <w:lastRenderedPageBreak/>
        <w:t>In order to improve public participation, the study also promoted the adoption of interactive social media tactics, such as gamified awareness campaigns, short-form instructional videos, and live Q&amp;A sessions with medical professionals. In order to prevent the spread of damaging false information and guarantee that social media algorithms give priority to verified health content, the authors concluded by urging stricter regulatory frameworks and platform accountability.</w:t>
      </w:r>
    </w:p>
    <w:p w14:paraId="6B0F8BAD" w14:textId="77777777" w:rsidR="00AA7E4D" w:rsidRDefault="00AA7E4D" w:rsidP="00AA7E4D">
      <w:pPr>
        <w:spacing w:line="480" w:lineRule="auto"/>
        <w:jc w:val="both"/>
        <w:rPr>
          <w:rFonts w:ascii="Times New Roman" w:hAnsi="Times New Roman" w:cs="Times New Roman"/>
          <w:sz w:val="24"/>
          <w:szCs w:val="24"/>
          <w:lang w:val="en-US"/>
        </w:rPr>
      </w:pPr>
      <w:r w:rsidRPr="00721386">
        <w:rPr>
          <w:rFonts w:ascii="Times New Roman" w:hAnsi="Times New Roman" w:cs="Times New Roman"/>
          <w:sz w:val="24"/>
          <w:szCs w:val="24"/>
          <w:lang w:val="en-US"/>
        </w:rPr>
        <w:t>By implementing these recommendations, the study underscores the need for a multi-stakeholder approach to counteract misinformation, promote vaccine confidence, and ultimately increase vaccination uptake in developing countries.</w:t>
      </w:r>
    </w:p>
    <w:p w14:paraId="4E6E6096" w14:textId="77777777" w:rsidR="00AA7E4D" w:rsidRPr="00721386" w:rsidRDefault="00AA7E4D" w:rsidP="00AA7E4D">
      <w:pPr>
        <w:spacing w:line="480" w:lineRule="auto"/>
        <w:jc w:val="center"/>
        <w:rPr>
          <w:rFonts w:ascii="Times New Roman" w:hAnsi="Times New Roman" w:cs="Times New Roman"/>
          <w:sz w:val="10"/>
          <w:szCs w:val="24"/>
          <w:lang w:val="en-US"/>
        </w:rPr>
      </w:pPr>
    </w:p>
    <w:p w14:paraId="7B7C3454" w14:textId="77777777" w:rsidR="00AA7E4D" w:rsidRDefault="00AA7E4D" w:rsidP="00AA7E4D">
      <w:pPr>
        <w:spacing w:line="480" w:lineRule="auto"/>
        <w:jc w:val="both"/>
        <w:rPr>
          <w:rFonts w:ascii="Times New Roman" w:hAnsi="Times New Roman" w:cs="Times New Roman"/>
          <w:sz w:val="24"/>
          <w:szCs w:val="24"/>
          <w:lang w:val="en-US"/>
        </w:rPr>
      </w:pPr>
      <w:r w:rsidRPr="00721386">
        <w:rPr>
          <w:rFonts w:ascii="Times New Roman" w:hAnsi="Times New Roman" w:cs="Times New Roman"/>
          <w:sz w:val="24"/>
          <w:szCs w:val="24"/>
          <w:lang w:val="en-US"/>
        </w:rPr>
        <w:t xml:space="preserve">Yusuf and Adewale (2023) explored the impact of social media on increasing awareness and uptake of vaccination programs in urban areas of Nigeria. </w:t>
      </w:r>
      <w:r w:rsidRPr="004A2EED">
        <w:rPr>
          <w:rFonts w:ascii="Times New Roman" w:hAnsi="Times New Roman" w:cs="Times New Roman"/>
          <w:sz w:val="24"/>
          <w:szCs w:val="24"/>
          <w:lang w:val="en-US"/>
        </w:rPr>
        <w:t xml:space="preserve">The study looked at how digital platforms have emerged as essential instruments for public health initiatives, especially in places with high internet penetration and large population densities like Lagos. The effectiveness of social media-driven vaccination efforts in comparison to traditional media strategies was the main focus of the study. Using a longitudinal survey approach, the study followed 5,000 Lagos residents for a full year. To evaluate the disparate effects of social media advertising, participants were selected from communities with diverse internet connection levels. Vaccination records, social media analytics, and structured surveys were used by the researchers to gather data. </w:t>
      </w:r>
    </w:p>
    <w:p w14:paraId="66F0728C" w14:textId="77777777" w:rsidR="00AA7E4D" w:rsidRDefault="00AA7E4D" w:rsidP="00AA7E4D">
      <w:pPr>
        <w:spacing w:line="480" w:lineRule="auto"/>
        <w:jc w:val="both"/>
        <w:rPr>
          <w:rFonts w:ascii="Times New Roman" w:hAnsi="Times New Roman" w:cs="Times New Roman"/>
          <w:sz w:val="24"/>
          <w:szCs w:val="24"/>
          <w:lang w:val="en-US"/>
        </w:rPr>
      </w:pPr>
      <w:r w:rsidRPr="00721386">
        <w:rPr>
          <w:rFonts w:ascii="Times New Roman" w:hAnsi="Times New Roman" w:cs="Times New Roman"/>
          <w:sz w:val="24"/>
          <w:szCs w:val="24"/>
          <w:lang w:val="en-US"/>
        </w:rPr>
        <w:t>Additionally, they conducted focus group discussions with healthcare workers, local influencers, and community leaders to understand how digital campaigns influenced public perception and behavior. Statistical methods, including difference-in-differences (DID) analysis, were used to measure the impact of targeted social media interventions on vaccination rates.</w:t>
      </w:r>
    </w:p>
    <w:p w14:paraId="316764C3" w14:textId="77777777" w:rsidR="00AA7E4D" w:rsidRPr="00721386" w:rsidRDefault="00AA7E4D" w:rsidP="00AA7E4D">
      <w:pPr>
        <w:spacing w:line="480" w:lineRule="auto"/>
        <w:jc w:val="both"/>
        <w:rPr>
          <w:rFonts w:ascii="Times New Roman" w:hAnsi="Times New Roman" w:cs="Times New Roman"/>
          <w:sz w:val="24"/>
          <w:szCs w:val="24"/>
          <w:lang w:val="en-US"/>
        </w:rPr>
      </w:pPr>
      <w:r w:rsidRPr="00721386">
        <w:rPr>
          <w:rFonts w:ascii="Times New Roman" w:hAnsi="Times New Roman" w:cs="Times New Roman"/>
          <w:sz w:val="24"/>
          <w:szCs w:val="24"/>
          <w:lang w:val="en-US"/>
        </w:rPr>
        <w:lastRenderedPageBreak/>
        <w:t>The study found that targeted social media campaigns led to a 23% increase in vaccination rates in communities with high internet penetration. Campaigns that featured local influencers, community health workers, and interactive digital content were significantly more effective in driving vaccine uptake compared to traditional media channels such as radio and newspapers.</w:t>
      </w:r>
    </w:p>
    <w:p w14:paraId="66916900" w14:textId="77777777" w:rsidR="00AA7E4D" w:rsidRDefault="00AA7E4D" w:rsidP="00AA7E4D">
      <w:pPr>
        <w:spacing w:line="480" w:lineRule="auto"/>
        <w:jc w:val="both"/>
        <w:rPr>
          <w:rFonts w:ascii="Times New Roman" w:hAnsi="Times New Roman" w:cs="Times New Roman"/>
          <w:sz w:val="24"/>
          <w:szCs w:val="24"/>
          <w:lang w:val="en-US"/>
        </w:rPr>
      </w:pPr>
      <w:r w:rsidRPr="00721386">
        <w:rPr>
          <w:rFonts w:ascii="Times New Roman" w:hAnsi="Times New Roman" w:cs="Times New Roman"/>
          <w:sz w:val="24"/>
          <w:szCs w:val="24"/>
          <w:lang w:val="en-US"/>
        </w:rPr>
        <w:t>Furthermore, Yusuf and Adewale (2023) observed that engagement levels were highest on platforms like Facebook, WhatsApp, and Instagram, where people could directly interact with healthcare professionals, ask questions, and receive instant responses. The study also noted that misinformation remained a challenge, but proactive community engagement and real-time myth debunking on social media helped mitigate vaccine hesitancy.</w:t>
      </w:r>
    </w:p>
    <w:p w14:paraId="73760EDF" w14:textId="77777777" w:rsidR="00AA7E4D" w:rsidRDefault="00AA7E4D" w:rsidP="00AA7E4D">
      <w:pPr>
        <w:spacing w:line="480" w:lineRule="auto"/>
        <w:rPr>
          <w:rFonts w:ascii="Times New Roman" w:hAnsi="Times New Roman" w:cs="Times New Roman"/>
          <w:sz w:val="24"/>
          <w:szCs w:val="24"/>
          <w:lang w:val="en-US"/>
        </w:rPr>
      </w:pPr>
      <w:r w:rsidRPr="00721386">
        <w:rPr>
          <w:rFonts w:ascii="Times New Roman" w:hAnsi="Times New Roman" w:cs="Times New Roman"/>
          <w:sz w:val="24"/>
          <w:szCs w:val="24"/>
          <w:lang w:val="en-US"/>
        </w:rPr>
        <w:t>Based on their findings, Yusuf and Adewale (2023) recommended that public health organizations and policymakers should</w:t>
      </w:r>
      <w:r>
        <w:rPr>
          <w:rFonts w:ascii="Times New Roman" w:hAnsi="Times New Roman" w:cs="Times New Roman"/>
          <w:sz w:val="24"/>
          <w:szCs w:val="24"/>
          <w:lang w:val="en-US"/>
        </w:rPr>
        <w:t>.</w:t>
      </w:r>
      <w:r w:rsidRPr="00721386">
        <w:t xml:space="preserve"> </w:t>
      </w:r>
      <w:r w:rsidRPr="00721386">
        <w:rPr>
          <w:rFonts w:ascii="Times New Roman" w:hAnsi="Times New Roman" w:cs="Times New Roman"/>
          <w:sz w:val="24"/>
          <w:szCs w:val="24"/>
          <w:lang w:val="en-US"/>
        </w:rPr>
        <w:t>Expand the use of social media for vaccination campaigns, particularly in urban areas with high digital connectivity</w:t>
      </w:r>
      <w:r>
        <w:rPr>
          <w:rFonts w:ascii="Times New Roman" w:hAnsi="Times New Roman" w:cs="Times New Roman"/>
          <w:sz w:val="24"/>
          <w:szCs w:val="24"/>
          <w:lang w:val="en-US"/>
        </w:rPr>
        <w:t xml:space="preserve">, </w:t>
      </w:r>
      <w:proofErr w:type="gramStart"/>
      <w:r w:rsidRPr="00721386">
        <w:rPr>
          <w:rFonts w:ascii="Times New Roman" w:hAnsi="Times New Roman" w:cs="Times New Roman"/>
          <w:sz w:val="24"/>
          <w:szCs w:val="24"/>
          <w:lang w:val="en-US"/>
        </w:rPr>
        <w:t>Leverage</w:t>
      </w:r>
      <w:proofErr w:type="gramEnd"/>
      <w:r w:rsidRPr="00721386">
        <w:rPr>
          <w:rFonts w:ascii="Times New Roman" w:hAnsi="Times New Roman" w:cs="Times New Roman"/>
          <w:sz w:val="24"/>
          <w:szCs w:val="24"/>
          <w:lang w:val="en-US"/>
        </w:rPr>
        <w:t xml:space="preserve"> local influencers and community health workers as trusted messengers to increase credibility and relatability</w:t>
      </w:r>
      <w:r>
        <w:rPr>
          <w:rFonts w:ascii="Times New Roman" w:hAnsi="Times New Roman" w:cs="Times New Roman"/>
          <w:sz w:val="24"/>
          <w:szCs w:val="24"/>
          <w:lang w:val="en-US"/>
        </w:rPr>
        <w:t xml:space="preserve"> and </w:t>
      </w:r>
      <w:r w:rsidRPr="00721386">
        <w:rPr>
          <w:rFonts w:ascii="Times New Roman" w:hAnsi="Times New Roman" w:cs="Times New Roman"/>
          <w:sz w:val="24"/>
          <w:szCs w:val="24"/>
          <w:lang w:val="en-US"/>
        </w:rPr>
        <w:t>Invest in interactive and multilingual content to cater to diverse demographics and ensure accessibility.</w:t>
      </w:r>
    </w:p>
    <w:p w14:paraId="1325741B" w14:textId="77777777" w:rsidR="00AA7E4D" w:rsidRPr="005C2EB1" w:rsidRDefault="00AA7E4D" w:rsidP="00AA7E4D">
      <w:pPr>
        <w:spacing w:line="480" w:lineRule="auto"/>
        <w:rPr>
          <w:rFonts w:ascii="Times New Roman" w:hAnsi="Times New Roman" w:cs="Times New Roman"/>
          <w:sz w:val="8"/>
          <w:szCs w:val="24"/>
          <w:lang w:val="en-US"/>
        </w:rPr>
      </w:pPr>
    </w:p>
    <w:p w14:paraId="1EE3E349" w14:textId="77777777" w:rsidR="00AA7E4D" w:rsidRDefault="00AA7E4D" w:rsidP="00AA7E4D">
      <w:pPr>
        <w:spacing w:line="480" w:lineRule="auto"/>
        <w:jc w:val="both"/>
        <w:rPr>
          <w:rFonts w:ascii="Times New Roman" w:hAnsi="Times New Roman" w:cs="Times New Roman"/>
          <w:sz w:val="24"/>
          <w:szCs w:val="24"/>
          <w:lang w:val="en-US"/>
        </w:rPr>
      </w:pPr>
      <w:r w:rsidRPr="005C2EB1">
        <w:rPr>
          <w:rFonts w:ascii="Times New Roman" w:hAnsi="Times New Roman" w:cs="Times New Roman"/>
          <w:sz w:val="24"/>
          <w:szCs w:val="24"/>
          <w:lang w:val="en-US"/>
        </w:rPr>
        <w:t>Patel et al. (2022) assessed the effectiveness of the "GetVaccinatedNow" campaign in sub-Saharan Africa, focusing on how social media engagement influenced vaccine acceptance. The study aimed to determine which types of content were most effective in fostering positive perceptions of vaccination and reducing hesitancy.</w:t>
      </w:r>
      <w:r w:rsidRPr="005C2EB1">
        <w:t xml:space="preserve"> </w:t>
      </w:r>
      <w:r w:rsidRPr="005C2EB1">
        <w:rPr>
          <w:rFonts w:ascii="Times New Roman" w:hAnsi="Times New Roman" w:cs="Times New Roman"/>
          <w:sz w:val="24"/>
          <w:szCs w:val="24"/>
          <w:lang w:val="en-US"/>
        </w:rPr>
        <w:t xml:space="preserve">The researchers conducted a sentiment analysis of 2.5 million tweets and Facebook posts related to the "GetVaccinatedNow" campaign. Data were collected over a six-month period from multiple countries across sub-Saharan Africa. The study employed natural language processing (NLP) techniques to classify social media posts as positive, negative, or neutral regarding vaccination. Additionally, statistical models were used to analyze engagement metrics such as likes, shares, and </w:t>
      </w:r>
      <w:r w:rsidRPr="005C2EB1">
        <w:rPr>
          <w:rFonts w:ascii="Times New Roman" w:hAnsi="Times New Roman" w:cs="Times New Roman"/>
          <w:sz w:val="24"/>
          <w:szCs w:val="24"/>
          <w:lang w:val="en-US"/>
        </w:rPr>
        <w:lastRenderedPageBreak/>
        <w:t>comments. The study also compared different messaging strategies, including official government statements, influencer endorsements, and user-generated content featuring real-life testimonials.</w:t>
      </w:r>
    </w:p>
    <w:p w14:paraId="27933931" w14:textId="77777777" w:rsidR="00AA7E4D" w:rsidRPr="005C2EB1" w:rsidRDefault="00AA7E4D" w:rsidP="00AA7E4D">
      <w:pPr>
        <w:spacing w:line="480" w:lineRule="auto"/>
        <w:jc w:val="both"/>
        <w:rPr>
          <w:rFonts w:ascii="Times New Roman" w:hAnsi="Times New Roman" w:cs="Times New Roman"/>
          <w:sz w:val="24"/>
          <w:szCs w:val="24"/>
          <w:lang w:val="en-US"/>
        </w:rPr>
      </w:pPr>
      <w:r w:rsidRPr="005C2EB1">
        <w:rPr>
          <w:rFonts w:ascii="Times New Roman" w:hAnsi="Times New Roman" w:cs="Times New Roman"/>
          <w:sz w:val="24"/>
          <w:szCs w:val="24"/>
          <w:lang w:val="en-US"/>
        </w:rPr>
        <w:t>The study found that positive engagement with vaccine-related content was 40% higher when posts included real-life testimonials from vaccinated individuals rather than generic public health messages. User-generated content featuring personal stories, experiences, and video testimonials generated significantly higher interaction levels compared to government-issued vaccine advisories. The researchers also observed that interactive and visual content, such as short videos and infographics, enhanced audience engagement and encouraged discussions around vaccine safety and efficacy.</w:t>
      </w:r>
    </w:p>
    <w:p w14:paraId="5605E630" w14:textId="77777777" w:rsidR="00AA7E4D" w:rsidRDefault="00AA7E4D" w:rsidP="00AA7E4D">
      <w:pPr>
        <w:spacing w:line="480" w:lineRule="auto"/>
        <w:jc w:val="both"/>
        <w:rPr>
          <w:rFonts w:ascii="Times New Roman" w:hAnsi="Times New Roman" w:cs="Times New Roman"/>
          <w:sz w:val="24"/>
          <w:szCs w:val="24"/>
          <w:lang w:val="en-US"/>
        </w:rPr>
      </w:pPr>
      <w:r w:rsidRPr="005C2EB1">
        <w:rPr>
          <w:rFonts w:ascii="Times New Roman" w:hAnsi="Times New Roman" w:cs="Times New Roman"/>
          <w:sz w:val="24"/>
          <w:szCs w:val="24"/>
          <w:lang w:val="en-US"/>
        </w:rPr>
        <w:t>Moreover, Patel et al. (2022) noted that trust in vaccination campaigns increased when messages were delivered by individuals from within the community, such as local healthcare workers or influential figures, rather than formal institutional authorities. However, the study also highlighted that misinformation remained a challenge, as negative narratives surrounding vaccines often gained traction due to high engagement rates on certain platforms.</w:t>
      </w:r>
    </w:p>
    <w:p w14:paraId="3B5CB407" w14:textId="77777777" w:rsidR="00AA7E4D" w:rsidRPr="005C2EB1" w:rsidRDefault="00AA7E4D" w:rsidP="00AA7E4D">
      <w:pPr>
        <w:spacing w:line="480" w:lineRule="auto"/>
        <w:jc w:val="both"/>
        <w:rPr>
          <w:rFonts w:ascii="Times New Roman" w:hAnsi="Times New Roman" w:cs="Times New Roman"/>
          <w:sz w:val="24"/>
          <w:szCs w:val="24"/>
          <w:lang w:val="en-US"/>
        </w:rPr>
      </w:pPr>
      <w:r w:rsidRPr="005C2EB1">
        <w:rPr>
          <w:rFonts w:ascii="Times New Roman" w:hAnsi="Times New Roman" w:cs="Times New Roman"/>
          <w:sz w:val="24"/>
          <w:szCs w:val="24"/>
          <w:lang w:val="en-US"/>
        </w:rPr>
        <w:t>Based on their findings, Patel et al. (2022) recommended that public health agencies should prioritize user-generated content and real-life testimonials to foster trust and relatability in vaccination campaigns. Personal stories and experiences shared by vaccinated individuals can make the message more compelling and credible.</w:t>
      </w:r>
    </w:p>
    <w:p w14:paraId="6E733C4B" w14:textId="77777777" w:rsidR="00AA7E4D" w:rsidRPr="005C2EB1" w:rsidRDefault="00AA7E4D" w:rsidP="00AA7E4D">
      <w:pPr>
        <w:spacing w:line="480" w:lineRule="auto"/>
        <w:jc w:val="both"/>
        <w:rPr>
          <w:rFonts w:ascii="Times New Roman" w:hAnsi="Times New Roman" w:cs="Times New Roman"/>
          <w:sz w:val="24"/>
          <w:szCs w:val="24"/>
          <w:lang w:val="en-US"/>
        </w:rPr>
      </w:pPr>
      <w:r w:rsidRPr="005C2EB1">
        <w:rPr>
          <w:rFonts w:ascii="Times New Roman" w:hAnsi="Times New Roman" w:cs="Times New Roman"/>
          <w:sz w:val="24"/>
          <w:szCs w:val="24"/>
          <w:lang w:val="en-US"/>
        </w:rPr>
        <w:t>Additionally, they suggested leveraging digital storytelling techniques, such as videos and personal narratives, to enhance engagement and make vaccine-related content more appealing to diverse audiences. Engaging local influencers and healthcare professionals was also highlighted as an effective strategy, as these figures are trusted within their communities and can help address concerns regarding vaccine safety and efficacy.</w:t>
      </w:r>
    </w:p>
    <w:p w14:paraId="55DCFB96" w14:textId="77777777" w:rsidR="00AA7E4D" w:rsidRDefault="00AA7E4D" w:rsidP="00AA7E4D">
      <w:pPr>
        <w:spacing w:line="480" w:lineRule="auto"/>
        <w:jc w:val="both"/>
        <w:rPr>
          <w:rFonts w:ascii="Times New Roman" w:hAnsi="Times New Roman" w:cs="Times New Roman"/>
          <w:sz w:val="24"/>
          <w:szCs w:val="24"/>
          <w:lang w:val="en-US"/>
        </w:rPr>
      </w:pPr>
      <w:r w:rsidRPr="005C2EB1">
        <w:rPr>
          <w:rFonts w:ascii="Times New Roman" w:hAnsi="Times New Roman" w:cs="Times New Roman"/>
          <w:sz w:val="24"/>
          <w:szCs w:val="24"/>
          <w:lang w:val="en-US"/>
        </w:rPr>
        <w:lastRenderedPageBreak/>
        <w:t>Furthermore, the study emphasized the importance of using sentiment analysis tools to monitor misinformation trends. By identifying negative narratives early, public health organizations can proactively counteract misleading vaccine information before it spreads widely.</w:t>
      </w:r>
    </w:p>
    <w:p w14:paraId="19AC8A87" w14:textId="77777777" w:rsidR="00AA7E4D" w:rsidRPr="00D34FAD" w:rsidRDefault="00AA7E4D" w:rsidP="00AA7E4D">
      <w:pPr>
        <w:spacing w:line="480" w:lineRule="auto"/>
        <w:jc w:val="center"/>
        <w:rPr>
          <w:rFonts w:ascii="Times New Roman" w:hAnsi="Times New Roman" w:cs="Times New Roman"/>
          <w:sz w:val="8"/>
          <w:szCs w:val="24"/>
          <w:lang w:val="en-US"/>
        </w:rPr>
      </w:pPr>
    </w:p>
    <w:p w14:paraId="0B4B1924" w14:textId="77777777" w:rsidR="00AA7E4D" w:rsidRDefault="00AA7E4D" w:rsidP="00AA7E4D">
      <w:pPr>
        <w:spacing w:line="480" w:lineRule="auto"/>
        <w:jc w:val="both"/>
        <w:rPr>
          <w:rFonts w:ascii="Times New Roman" w:hAnsi="Times New Roman" w:cs="Times New Roman"/>
          <w:sz w:val="24"/>
          <w:szCs w:val="24"/>
          <w:lang w:val="en-US"/>
        </w:rPr>
      </w:pPr>
      <w:r w:rsidRPr="00A5251E">
        <w:rPr>
          <w:rFonts w:ascii="Times New Roman" w:hAnsi="Times New Roman" w:cs="Times New Roman"/>
          <w:sz w:val="24"/>
          <w:szCs w:val="24"/>
          <w:lang w:val="en-US"/>
        </w:rPr>
        <w:t>Eze and Bello (2022) investigated the spread of misinformation on Nigerian social media platforms and its impact on vaccine uptake. The study aimed to understand how false narratives about COVID-19 vaccines were disseminated, particularly through private messaging apps, and to explore potential strategies for mitigating their influence.</w:t>
      </w:r>
      <w:r w:rsidRPr="00D34FAD">
        <w:t xml:space="preserve"> </w:t>
      </w:r>
      <w:r w:rsidRPr="00D34FAD">
        <w:rPr>
          <w:rFonts w:ascii="Times New Roman" w:hAnsi="Times New Roman" w:cs="Times New Roman"/>
          <w:sz w:val="24"/>
          <w:szCs w:val="24"/>
          <w:lang w:val="en-US"/>
        </w:rPr>
        <w:t>The researchers conducted a content analysis of 10,000 WhatsApp messages related to COVID-19 vaccines, collected over a six-month period from various Nigerian social media groups. Using natural language processing (NLP) techniques, the study categorized messages as accurate, misleading, or false. The analysis also examined the engagement levels of different types of messages to determine which narratives gained the most traction. Additionally, interviews with public health officials and digital media experts were conducted to assess the role of misinformation in vaccine hesitancy.</w:t>
      </w:r>
    </w:p>
    <w:p w14:paraId="5B10211D" w14:textId="77777777" w:rsidR="00AA7E4D" w:rsidRDefault="00AA7E4D" w:rsidP="00AA7E4D">
      <w:pPr>
        <w:spacing w:line="480" w:lineRule="auto"/>
        <w:jc w:val="both"/>
        <w:rPr>
          <w:rFonts w:ascii="Times New Roman" w:hAnsi="Times New Roman" w:cs="Times New Roman"/>
          <w:sz w:val="24"/>
          <w:szCs w:val="24"/>
          <w:lang w:val="en-US"/>
        </w:rPr>
      </w:pPr>
      <w:r w:rsidRPr="00D34FAD">
        <w:rPr>
          <w:rFonts w:ascii="Times New Roman" w:hAnsi="Times New Roman" w:cs="Times New Roman"/>
          <w:sz w:val="24"/>
          <w:szCs w:val="24"/>
          <w:lang w:val="en-US"/>
        </w:rPr>
        <w:t>The study revealed that over 60% of analyzed WhatsApp messages contained misleading or false information about COVID-19 vaccines. These messages often included conspiracy theories, exaggerated side effects, and fabricated claims about vaccine ingredients. The findings also showed that misinformation spread more rapidly in closed messaging groups, where fact-checking efforts were limited. Additionally, false information tended to generate higher engagement than verified public health messages, as sensationalist content was more likely to be shared.</w:t>
      </w:r>
      <w:r>
        <w:rPr>
          <w:rFonts w:ascii="Times New Roman" w:hAnsi="Times New Roman" w:cs="Times New Roman"/>
          <w:sz w:val="24"/>
          <w:szCs w:val="24"/>
          <w:lang w:val="en-US"/>
        </w:rPr>
        <w:t xml:space="preserve"> </w:t>
      </w:r>
      <w:r w:rsidRPr="00D34FAD">
        <w:rPr>
          <w:rFonts w:ascii="Times New Roman" w:hAnsi="Times New Roman" w:cs="Times New Roman"/>
          <w:sz w:val="24"/>
          <w:szCs w:val="24"/>
          <w:lang w:val="en-US"/>
        </w:rPr>
        <w:t>The study further highlighted that misinformation significantly contributed to vaccine hesitancy in Nigeria. Many respondents cited viral WhatsApp messages as a major reason for their reluctance to get vaccinated, demonstrating the influence of peer-shared content over official health advisories.</w:t>
      </w:r>
    </w:p>
    <w:p w14:paraId="14D347BB" w14:textId="77777777" w:rsidR="00AA7E4D" w:rsidRPr="00D34FAD" w:rsidRDefault="00AA7E4D" w:rsidP="00AA7E4D">
      <w:pPr>
        <w:spacing w:line="480" w:lineRule="auto"/>
        <w:jc w:val="both"/>
        <w:rPr>
          <w:rFonts w:ascii="Times New Roman" w:hAnsi="Times New Roman" w:cs="Times New Roman"/>
          <w:sz w:val="24"/>
          <w:szCs w:val="24"/>
          <w:lang w:val="en-US"/>
        </w:rPr>
      </w:pPr>
      <w:r w:rsidRPr="00D34FAD">
        <w:rPr>
          <w:rFonts w:ascii="Times New Roman" w:hAnsi="Times New Roman" w:cs="Times New Roman"/>
          <w:sz w:val="24"/>
          <w:szCs w:val="24"/>
          <w:lang w:val="en-US"/>
        </w:rPr>
        <w:lastRenderedPageBreak/>
        <w:t>Eze and Bello (2022) recommended that health authorities collaborate with technology companies to strengthen content moderation policies and reduce the spread of misinformation on social media platforms. By integrating automated fact-checking tools and flagging misleading content, platforms like WhatsApp and Facebook could help curb the viral spread of false vaccine narratives.</w:t>
      </w:r>
    </w:p>
    <w:p w14:paraId="08737D85" w14:textId="77777777" w:rsidR="00AA7E4D" w:rsidRPr="00D34FAD" w:rsidRDefault="00AA7E4D" w:rsidP="00AA7E4D">
      <w:pPr>
        <w:spacing w:line="480" w:lineRule="auto"/>
        <w:jc w:val="both"/>
        <w:rPr>
          <w:rFonts w:ascii="Times New Roman" w:hAnsi="Times New Roman" w:cs="Times New Roman"/>
          <w:sz w:val="24"/>
          <w:szCs w:val="24"/>
          <w:lang w:val="en-US"/>
        </w:rPr>
      </w:pPr>
      <w:r w:rsidRPr="00D34FAD">
        <w:rPr>
          <w:rFonts w:ascii="Times New Roman" w:hAnsi="Times New Roman" w:cs="Times New Roman"/>
          <w:sz w:val="24"/>
          <w:szCs w:val="24"/>
          <w:lang w:val="en-US"/>
        </w:rPr>
        <w:t>Additionally, the study suggested improving public awareness of fact-checking resources, such as official health websites and independent verification platforms. Health organizations should also increase digital literacy efforts, educating the public on how to identify and report misinformation.</w:t>
      </w:r>
    </w:p>
    <w:p w14:paraId="51A30DB7" w14:textId="77777777" w:rsidR="00AA7E4D" w:rsidRDefault="00AA7E4D" w:rsidP="00AA7E4D">
      <w:pPr>
        <w:spacing w:line="480" w:lineRule="auto"/>
        <w:jc w:val="both"/>
        <w:rPr>
          <w:rFonts w:ascii="Times New Roman" w:hAnsi="Times New Roman" w:cs="Times New Roman"/>
          <w:sz w:val="24"/>
          <w:szCs w:val="24"/>
          <w:lang w:val="en-US"/>
        </w:rPr>
      </w:pPr>
      <w:r w:rsidRPr="00D34FAD">
        <w:rPr>
          <w:rFonts w:ascii="Times New Roman" w:hAnsi="Times New Roman" w:cs="Times New Roman"/>
          <w:sz w:val="24"/>
          <w:szCs w:val="24"/>
          <w:lang w:val="en-US"/>
        </w:rPr>
        <w:t>Lastly, the authors emphasized the need for proactive engagement by health professionals on social media. By countering misinformation with credible and accessible vaccine information, public health agencies can build trust and encourage vaccine acceptance within communities.</w:t>
      </w:r>
    </w:p>
    <w:p w14:paraId="7751FA5F" w14:textId="77777777" w:rsidR="00AA7E4D" w:rsidRDefault="00AA7E4D" w:rsidP="00AA7E4D">
      <w:pPr>
        <w:spacing w:line="480" w:lineRule="auto"/>
        <w:jc w:val="both"/>
        <w:rPr>
          <w:rFonts w:ascii="Times New Roman" w:hAnsi="Times New Roman" w:cs="Times New Roman"/>
          <w:sz w:val="24"/>
          <w:szCs w:val="24"/>
          <w:lang w:val="en-US"/>
        </w:rPr>
      </w:pPr>
      <w:r w:rsidRPr="00163727">
        <w:rPr>
          <w:rFonts w:ascii="Times New Roman" w:hAnsi="Times New Roman" w:cs="Times New Roman"/>
          <w:sz w:val="24"/>
          <w:szCs w:val="24"/>
          <w:lang w:val="en-US"/>
        </w:rPr>
        <w:t>Harrison and Liu (2021) examined how health organizations in Nigeria and South Africa respond to vaccine misinformation on social media. The study aimed to evaluate the effectiveness of real-time fact-checking and myth debunking in reducing misinformation belief and improving vaccine confidence.</w:t>
      </w:r>
      <w:r w:rsidRPr="00163727">
        <w:t xml:space="preserve"> </w:t>
      </w:r>
      <w:r w:rsidRPr="00163727">
        <w:rPr>
          <w:rFonts w:ascii="Times New Roman" w:hAnsi="Times New Roman" w:cs="Times New Roman"/>
          <w:sz w:val="24"/>
          <w:szCs w:val="24"/>
          <w:lang w:val="en-US"/>
        </w:rPr>
        <w:t>The study adopted a quasi-experimental design, tracking the engagement levels of social media users exposed to vaccine-related misinformation. Researchers analyzed data from official health organization pages, including those of Nigeria’s National Primary Health Care Development Agency (NPHCDA) and South Africa’s Department of Health. The study assessed the impact of real-time myth debunking on misinformation belief by monitoring changes in user attitudes through pre- and post-exposure surveys involving 2,000 respondents from both countries. Additionally, social media metrics, such as engagement rates, shares, and comments, were analyzed to determine how effectively misinformation was countered.</w:t>
      </w:r>
    </w:p>
    <w:p w14:paraId="1EFF0700" w14:textId="77777777" w:rsidR="00AA7E4D" w:rsidRPr="00163727" w:rsidRDefault="00AA7E4D" w:rsidP="00AA7E4D">
      <w:pPr>
        <w:spacing w:line="480" w:lineRule="auto"/>
        <w:jc w:val="both"/>
        <w:rPr>
          <w:rFonts w:ascii="Times New Roman" w:hAnsi="Times New Roman" w:cs="Times New Roman"/>
          <w:sz w:val="24"/>
          <w:szCs w:val="24"/>
          <w:lang w:val="en-US"/>
        </w:rPr>
      </w:pPr>
      <w:r w:rsidRPr="00163727">
        <w:rPr>
          <w:rFonts w:ascii="Times New Roman" w:hAnsi="Times New Roman" w:cs="Times New Roman"/>
          <w:sz w:val="24"/>
          <w:szCs w:val="24"/>
          <w:lang w:val="en-US"/>
        </w:rPr>
        <w:lastRenderedPageBreak/>
        <w:t>The results indicated that real-time debunking of vaccine myths by official health pages led to a 35% reduction in misinformation belief among active social media users. Users who engaged with interactive content, such as fact-checking posts, live Q&amp;A sessions, and expert-led discussions, showed a higher likelihood of correcting their misconceptions about vaccines.</w:t>
      </w:r>
    </w:p>
    <w:p w14:paraId="38BC4179" w14:textId="77777777" w:rsidR="00AA7E4D" w:rsidRDefault="00AA7E4D" w:rsidP="00AA7E4D">
      <w:pPr>
        <w:spacing w:line="480" w:lineRule="auto"/>
        <w:jc w:val="both"/>
        <w:rPr>
          <w:rFonts w:ascii="Times New Roman" w:hAnsi="Times New Roman" w:cs="Times New Roman"/>
          <w:sz w:val="24"/>
          <w:szCs w:val="24"/>
          <w:lang w:val="en-US"/>
        </w:rPr>
      </w:pPr>
      <w:r w:rsidRPr="00163727">
        <w:rPr>
          <w:rFonts w:ascii="Times New Roman" w:hAnsi="Times New Roman" w:cs="Times New Roman"/>
          <w:sz w:val="24"/>
          <w:szCs w:val="24"/>
          <w:lang w:val="en-US"/>
        </w:rPr>
        <w:t>The study also found that misinformation spread rapidly in the absence of real-time intervention, with false narratives gaining significant traction in online discussions before official responses were posted. However, timely myth debunking significantly reduced the reach and influence of false information, especially when responses came from credible sources such as medical professionals, government agencies, and trusted influencers.</w:t>
      </w:r>
    </w:p>
    <w:p w14:paraId="29289AD2" w14:textId="77777777" w:rsidR="00AA7E4D" w:rsidRPr="00163727" w:rsidRDefault="00AA7E4D" w:rsidP="00AA7E4D">
      <w:pPr>
        <w:spacing w:line="480" w:lineRule="auto"/>
        <w:jc w:val="both"/>
        <w:rPr>
          <w:rFonts w:ascii="Times New Roman" w:hAnsi="Times New Roman" w:cs="Times New Roman"/>
          <w:sz w:val="24"/>
          <w:szCs w:val="24"/>
          <w:lang w:val="en-US"/>
        </w:rPr>
      </w:pPr>
      <w:r w:rsidRPr="00163727">
        <w:rPr>
          <w:rFonts w:ascii="Times New Roman" w:hAnsi="Times New Roman" w:cs="Times New Roman"/>
          <w:sz w:val="24"/>
          <w:szCs w:val="24"/>
          <w:lang w:val="en-US"/>
        </w:rPr>
        <w:t>Harrison and Liu (2021) recommended that health organizations should increase real-time responses to misinformation by leveraging interactive digital engagement strategies. One key approach is hosting regular online Q&amp;A sessions where medical experts address public concerns and debunk vaccine myths directly.</w:t>
      </w:r>
    </w:p>
    <w:p w14:paraId="15C8384B" w14:textId="77777777" w:rsidR="00AA7E4D" w:rsidRPr="00163727" w:rsidRDefault="00AA7E4D" w:rsidP="00AA7E4D">
      <w:pPr>
        <w:spacing w:line="480" w:lineRule="auto"/>
        <w:jc w:val="both"/>
        <w:rPr>
          <w:rFonts w:ascii="Times New Roman" w:hAnsi="Times New Roman" w:cs="Times New Roman"/>
          <w:sz w:val="24"/>
          <w:szCs w:val="24"/>
          <w:lang w:val="en-US"/>
        </w:rPr>
      </w:pPr>
      <w:r w:rsidRPr="00163727">
        <w:rPr>
          <w:rFonts w:ascii="Times New Roman" w:hAnsi="Times New Roman" w:cs="Times New Roman"/>
          <w:sz w:val="24"/>
          <w:szCs w:val="24"/>
          <w:lang w:val="en-US"/>
        </w:rPr>
        <w:t>The study also emphasized the importance of collaborating with social media platforms to enhance the visibility of fact-checked information and flag misleading content. Additionally, the authors suggested that public health agencies should train digital health communicators to monitor and respond to misinformation promptly, ensuring that credible vaccine information reaches a wider audience before false narratives gain traction.</w:t>
      </w:r>
    </w:p>
    <w:p w14:paraId="3D244C18" w14:textId="77777777" w:rsidR="00AA7E4D" w:rsidRDefault="00AA7E4D" w:rsidP="00AA7E4D">
      <w:pPr>
        <w:spacing w:line="480" w:lineRule="auto"/>
        <w:jc w:val="both"/>
        <w:rPr>
          <w:rFonts w:ascii="Times New Roman" w:hAnsi="Times New Roman" w:cs="Times New Roman"/>
          <w:sz w:val="24"/>
          <w:szCs w:val="24"/>
          <w:lang w:val="en-US"/>
        </w:rPr>
      </w:pPr>
      <w:r w:rsidRPr="00163727">
        <w:rPr>
          <w:rFonts w:ascii="Times New Roman" w:hAnsi="Times New Roman" w:cs="Times New Roman"/>
          <w:sz w:val="24"/>
          <w:szCs w:val="24"/>
          <w:lang w:val="en-US"/>
        </w:rPr>
        <w:t>Finally, the researchers encouraged the use of community-based digital outreach, where local influencers, religious leaders, and healthcare professionals actively engage in online discussions to reinforce accurate vaccine information within their networks. By combining proactive myth debunking, expert engagement, and strategic partnerships, health organizations can significantly improve vaccine confidence and counter misinformation effectively.</w:t>
      </w:r>
    </w:p>
    <w:p w14:paraId="34880D0F" w14:textId="77777777" w:rsidR="00AA7E4D" w:rsidRPr="00163727" w:rsidRDefault="00AA7E4D" w:rsidP="00AA7E4D">
      <w:pPr>
        <w:spacing w:line="480" w:lineRule="auto"/>
        <w:rPr>
          <w:rFonts w:ascii="Times New Roman" w:hAnsi="Times New Roman" w:cs="Times New Roman"/>
          <w:sz w:val="10"/>
          <w:szCs w:val="24"/>
          <w:lang w:val="en-US"/>
        </w:rPr>
      </w:pPr>
    </w:p>
    <w:p w14:paraId="6269D835" w14:textId="77777777" w:rsidR="00AA7E4D" w:rsidRPr="00163727" w:rsidRDefault="00AA7E4D" w:rsidP="00AA7E4D">
      <w:pPr>
        <w:spacing w:line="480" w:lineRule="auto"/>
        <w:jc w:val="both"/>
        <w:rPr>
          <w:rFonts w:ascii="Times New Roman" w:hAnsi="Times New Roman" w:cs="Times New Roman"/>
          <w:sz w:val="24"/>
          <w:szCs w:val="24"/>
          <w:lang w:val="en-US"/>
        </w:rPr>
      </w:pPr>
      <w:r w:rsidRPr="00163727">
        <w:rPr>
          <w:rFonts w:ascii="Times New Roman" w:hAnsi="Times New Roman" w:cs="Times New Roman"/>
          <w:sz w:val="24"/>
          <w:szCs w:val="24"/>
          <w:lang w:val="en-US"/>
        </w:rPr>
        <w:lastRenderedPageBreak/>
        <w:t>Mohammed et al. (2021) investigated the role of social media in influencing vaccine uptake in rural and urban communities across Nigeria. The study aimed to assess the effectiveness of digital health campaigns and compare their impact across different geographical settings.</w:t>
      </w:r>
      <w:r w:rsidRPr="00163727">
        <w:t xml:space="preserve"> </w:t>
      </w:r>
      <w:r w:rsidRPr="00163727">
        <w:rPr>
          <w:rFonts w:ascii="Times New Roman" w:hAnsi="Times New Roman" w:cs="Times New Roman"/>
          <w:sz w:val="24"/>
          <w:szCs w:val="24"/>
          <w:lang w:val="en-US"/>
        </w:rPr>
        <w:t>The study employed a quasi-experimental design, analyzing the responses of 3,500 participants across urban and rural areas. Researchers examined engagement levels with social media vaccine campaigns on platforms like Facebook, Twitter, and WhatsApp in urban settings and compared them with traditional media strategies (radio, community outreach, and interpersonal communication) used in rural areas.</w:t>
      </w:r>
    </w:p>
    <w:p w14:paraId="11984857" w14:textId="77777777" w:rsidR="00AA7E4D" w:rsidRDefault="00AA7E4D" w:rsidP="00AA7E4D">
      <w:pPr>
        <w:spacing w:line="480" w:lineRule="auto"/>
        <w:jc w:val="both"/>
        <w:rPr>
          <w:rFonts w:ascii="Times New Roman" w:hAnsi="Times New Roman" w:cs="Times New Roman"/>
          <w:sz w:val="24"/>
          <w:szCs w:val="24"/>
          <w:lang w:val="en-US"/>
        </w:rPr>
      </w:pPr>
      <w:r w:rsidRPr="00163727">
        <w:rPr>
          <w:rFonts w:ascii="Times New Roman" w:hAnsi="Times New Roman" w:cs="Times New Roman"/>
          <w:sz w:val="24"/>
          <w:szCs w:val="24"/>
          <w:lang w:val="en-US"/>
        </w:rPr>
        <w:t>To measure impact, the study tracked vaccination rates before and after exposure to different communication strategies. The analysis included survey responses, focus group discussions, and social media analytics to assess how individuals in both communities accessed and processed vaccine-related information.</w:t>
      </w:r>
    </w:p>
    <w:p w14:paraId="1A1BF857" w14:textId="77777777" w:rsidR="00AA7E4D" w:rsidRPr="00163727" w:rsidRDefault="00AA7E4D" w:rsidP="00AA7E4D">
      <w:pPr>
        <w:spacing w:line="480" w:lineRule="auto"/>
        <w:jc w:val="both"/>
        <w:rPr>
          <w:rFonts w:ascii="Times New Roman" w:hAnsi="Times New Roman" w:cs="Times New Roman"/>
          <w:sz w:val="24"/>
          <w:szCs w:val="24"/>
          <w:lang w:val="en-US"/>
        </w:rPr>
      </w:pPr>
      <w:r w:rsidRPr="00163727">
        <w:rPr>
          <w:rFonts w:ascii="Times New Roman" w:hAnsi="Times New Roman" w:cs="Times New Roman"/>
          <w:sz w:val="24"/>
          <w:szCs w:val="24"/>
          <w:lang w:val="en-US"/>
        </w:rPr>
        <w:t>The study found that social media campaigns significantly increased vaccine uptake in urban areas, where internet penetration and digital literacy were higher. Urban dwellers actively engaged with online health influencers, government health pages, and digital advertisements, leading to a 27% increase in vaccination rates among those exposed to social media campaigns.</w:t>
      </w:r>
    </w:p>
    <w:p w14:paraId="3E12E710" w14:textId="77777777" w:rsidR="00AA7E4D" w:rsidRDefault="00AA7E4D" w:rsidP="00AA7E4D">
      <w:pPr>
        <w:spacing w:line="480" w:lineRule="auto"/>
        <w:jc w:val="both"/>
        <w:rPr>
          <w:rFonts w:ascii="Times New Roman" w:hAnsi="Times New Roman" w:cs="Times New Roman"/>
          <w:sz w:val="24"/>
          <w:szCs w:val="24"/>
          <w:lang w:val="en-US"/>
        </w:rPr>
      </w:pPr>
      <w:r w:rsidRPr="00163727">
        <w:rPr>
          <w:rFonts w:ascii="Times New Roman" w:hAnsi="Times New Roman" w:cs="Times New Roman"/>
          <w:sz w:val="24"/>
          <w:szCs w:val="24"/>
          <w:lang w:val="en-US"/>
        </w:rPr>
        <w:t>Conversely, in rural areas, social media had a limited effect due to low internet access and digital illiteracy. Instead, traditional media sources, such as radio broadcasts, town hall meetings, and word-of-mouth advocacy, played a dominant role in shaping vaccine perceptions. The study noted that interpersonal communication through religious and community leaders was more effective in influencing vaccine acceptance in rural regions.</w:t>
      </w:r>
    </w:p>
    <w:p w14:paraId="3F9CA11F" w14:textId="73509F3C" w:rsidR="00AA7E4D" w:rsidRPr="00AA4AF2" w:rsidRDefault="00AA7E4D" w:rsidP="00AA7E4D">
      <w:pPr>
        <w:spacing w:line="480" w:lineRule="auto"/>
        <w:jc w:val="both"/>
        <w:rPr>
          <w:rFonts w:ascii="Times New Roman" w:hAnsi="Times New Roman" w:cs="Times New Roman"/>
          <w:sz w:val="24"/>
          <w:szCs w:val="24"/>
          <w:lang w:val="en-US"/>
        </w:rPr>
      </w:pPr>
      <w:r w:rsidRPr="00AA4AF2">
        <w:rPr>
          <w:rFonts w:ascii="Times New Roman" w:hAnsi="Times New Roman" w:cs="Times New Roman"/>
          <w:sz w:val="24"/>
          <w:szCs w:val="24"/>
          <w:lang w:val="en-US"/>
        </w:rPr>
        <w:t xml:space="preserve">Mohammed et al. (2021) recommended adopting a hybrid communication strategy that integrates both social media and offline engagement to maximize vaccine outreach. Health </w:t>
      </w:r>
      <w:r w:rsidRPr="00AA4AF2">
        <w:rPr>
          <w:rFonts w:ascii="Times New Roman" w:hAnsi="Times New Roman" w:cs="Times New Roman"/>
          <w:sz w:val="24"/>
          <w:szCs w:val="24"/>
          <w:lang w:val="en-US"/>
        </w:rPr>
        <w:lastRenderedPageBreak/>
        <w:t>organizations should strengthen digital campaigns in urban areas while ensuring traditional media and community-based outreach remain central in rural settings.</w:t>
      </w:r>
    </w:p>
    <w:p w14:paraId="76DDFDBF" w14:textId="77777777" w:rsidR="00AA7E4D" w:rsidRPr="00AA4AF2" w:rsidRDefault="00AA7E4D" w:rsidP="00AA7E4D">
      <w:pPr>
        <w:spacing w:line="480" w:lineRule="auto"/>
        <w:jc w:val="both"/>
        <w:rPr>
          <w:rFonts w:ascii="Times New Roman" w:hAnsi="Times New Roman" w:cs="Times New Roman"/>
          <w:sz w:val="24"/>
          <w:szCs w:val="24"/>
          <w:lang w:val="en-US"/>
        </w:rPr>
      </w:pPr>
      <w:r w:rsidRPr="00AA4AF2">
        <w:rPr>
          <w:rFonts w:ascii="Times New Roman" w:hAnsi="Times New Roman" w:cs="Times New Roman"/>
          <w:sz w:val="24"/>
          <w:szCs w:val="24"/>
          <w:lang w:val="en-US"/>
        </w:rPr>
        <w:t>The study suggested that public health authorities collaborate with local influencers, religious leaders, and community health workers to enhance trust and credibility in rural areas. Additionally, improving internet infrastructure and digital literacy programs in rural communities would help bridge the communication gap over time.</w:t>
      </w:r>
    </w:p>
    <w:p w14:paraId="3D5C8046" w14:textId="77777777" w:rsidR="00AA7E4D" w:rsidRDefault="00AA7E4D" w:rsidP="00AA7E4D">
      <w:pPr>
        <w:spacing w:line="480" w:lineRule="auto"/>
        <w:jc w:val="both"/>
        <w:rPr>
          <w:rFonts w:ascii="Times New Roman" w:hAnsi="Times New Roman" w:cs="Times New Roman"/>
          <w:sz w:val="24"/>
          <w:szCs w:val="24"/>
          <w:lang w:val="en-US"/>
        </w:rPr>
      </w:pPr>
      <w:r w:rsidRPr="00AA4AF2">
        <w:rPr>
          <w:rFonts w:ascii="Times New Roman" w:hAnsi="Times New Roman" w:cs="Times New Roman"/>
          <w:sz w:val="24"/>
          <w:szCs w:val="24"/>
          <w:lang w:val="en-US"/>
        </w:rPr>
        <w:t>Furthermore, the researchers advised health agencies to customize messaging based on community needs, ensuring that information is culturally appropriate and easily accessible. By employing a multi-platform strategy, policymakers can effectively increase vaccine acceptance across diverse populations in Nigeria.</w:t>
      </w:r>
    </w:p>
    <w:p w14:paraId="20B1C8E2" w14:textId="77777777" w:rsidR="00AA7E4D" w:rsidRPr="001137C7" w:rsidRDefault="00AA7E4D" w:rsidP="00AA7E4D">
      <w:pPr>
        <w:spacing w:line="480" w:lineRule="auto"/>
        <w:jc w:val="both"/>
        <w:rPr>
          <w:rFonts w:ascii="Times New Roman" w:hAnsi="Times New Roman" w:cs="Times New Roman"/>
          <w:sz w:val="24"/>
          <w:szCs w:val="24"/>
          <w:lang w:val="en-US"/>
        </w:rPr>
      </w:pPr>
      <w:r w:rsidRPr="001137C7">
        <w:rPr>
          <w:rFonts w:ascii="Times New Roman" w:hAnsi="Times New Roman" w:cs="Times New Roman"/>
          <w:sz w:val="24"/>
          <w:szCs w:val="24"/>
          <w:lang w:val="en-US"/>
        </w:rPr>
        <w:t>Johnson and Wang (2020) examined the impact of digital health campaigns on vaccination behaviors in low-income communities. The study focused on understanding the effectiveness of online vaccine messaging and identifying key barriers to vaccine acceptance in populations with low literacy levels.</w:t>
      </w:r>
      <w:r>
        <w:rPr>
          <w:rFonts w:ascii="Times New Roman" w:hAnsi="Times New Roman" w:cs="Times New Roman"/>
          <w:sz w:val="24"/>
          <w:szCs w:val="24"/>
          <w:lang w:val="en-US"/>
        </w:rPr>
        <w:t xml:space="preserve"> </w:t>
      </w:r>
      <w:r w:rsidRPr="001137C7">
        <w:rPr>
          <w:rFonts w:ascii="Times New Roman" w:hAnsi="Times New Roman" w:cs="Times New Roman"/>
          <w:sz w:val="24"/>
          <w:szCs w:val="24"/>
          <w:lang w:val="en-US"/>
        </w:rPr>
        <w:t>The researchers employed a mixed-method approach, combining quantitative surveys and qualitative interviews with 1,500 respondents from low-income areas. They assessed engagement with digital health content, measuring the comprehension and impact of vaccine-related messages shared through social media, health websites, and mobile health applications.</w:t>
      </w:r>
    </w:p>
    <w:p w14:paraId="5F745C91" w14:textId="77777777" w:rsidR="00AA7E4D" w:rsidRPr="001137C7" w:rsidRDefault="00AA7E4D" w:rsidP="00AA7E4D">
      <w:pPr>
        <w:spacing w:line="480" w:lineRule="auto"/>
        <w:jc w:val="both"/>
        <w:rPr>
          <w:rFonts w:ascii="Times New Roman" w:hAnsi="Times New Roman" w:cs="Times New Roman"/>
          <w:sz w:val="24"/>
          <w:szCs w:val="24"/>
          <w:lang w:val="en-US"/>
        </w:rPr>
      </w:pPr>
      <w:r w:rsidRPr="001137C7">
        <w:rPr>
          <w:rFonts w:ascii="Times New Roman" w:hAnsi="Times New Roman" w:cs="Times New Roman"/>
          <w:sz w:val="24"/>
          <w:szCs w:val="24"/>
          <w:lang w:val="en-US"/>
        </w:rPr>
        <w:t>To analyze how different types of content influenced vaccine uptake, the study compared the effectiveness of text-based messages, infographics, videos, and audio messages. Additionally, focus group discussions helped identify the challenges faced by individuals with limited literacy when accessing online health information.</w:t>
      </w:r>
      <w:r w:rsidRPr="001137C7">
        <w:t xml:space="preserve"> </w:t>
      </w:r>
      <w:r w:rsidRPr="001137C7">
        <w:rPr>
          <w:rFonts w:ascii="Times New Roman" w:hAnsi="Times New Roman" w:cs="Times New Roman"/>
          <w:sz w:val="24"/>
          <w:szCs w:val="24"/>
          <w:lang w:val="en-US"/>
        </w:rPr>
        <w:t xml:space="preserve">The study found that low literacy levels were a significant barrier to understanding digital vaccine information. Many respondents struggled to comprehend written messages, particularly those containing technical medical </w:t>
      </w:r>
      <w:r w:rsidRPr="001137C7">
        <w:rPr>
          <w:rFonts w:ascii="Times New Roman" w:hAnsi="Times New Roman" w:cs="Times New Roman"/>
          <w:sz w:val="24"/>
          <w:szCs w:val="24"/>
          <w:lang w:val="en-US"/>
        </w:rPr>
        <w:lastRenderedPageBreak/>
        <w:t>terms. As a result, engagement with vaccine-related posts on platforms like Facebook and WhatsApp was lower among individuals with limited formal education.</w:t>
      </w:r>
    </w:p>
    <w:p w14:paraId="0E10180C" w14:textId="77777777" w:rsidR="00AA7E4D" w:rsidRDefault="00AA7E4D" w:rsidP="00AA7E4D">
      <w:pPr>
        <w:spacing w:line="480" w:lineRule="auto"/>
        <w:jc w:val="both"/>
        <w:rPr>
          <w:rFonts w:ascii="Times New Roman" w:hAnsi="Times New Roman" w:cs="Times New Roman"/>
          <w:sz w:val="24"/>
          <w:szCs w:val="24"/>
          <w:lang w:val="en-US"/>
        </w:rPr>
      </w:pPr>
      <w:r w:rsidRPr="001137C7">
        <w:rPr>
          <w:rFonts w:ascii="Times New Roman" w:hAnsi="Times New Roman" w:cs="Times New Roman"/>
          <w:sz w:val="24"/>
          <w:szCs w:val="24"/>
          <w:lang w:val="en-US"/>
        </w:rPr>
        <w:t>However, the study revealed that visual and audio-based content</w:t>
      </w:r>
      <w:r>
        <w:rPr>
          <w:rFonts w:ascii="Times New Roman" w:hAnsi="Times New Roman" w:cs="Times New Roman"/>
          <w:sz w:val="24"/>
          <w:szCs w:val="24"/>
          <w:lang w:val="en-US"/>
        </w:rPr>
        <w:t xml:space="preserve"> </w:t>
      </w:r>
      <w:r w:rsidRPr="001137C7">
        <w:rPr>
          <w:rFonts w:ascii="Times New Roman" w:hAnsi="Times New Roman" w:cs="Times New Roman"/>
          <w:sz w:val="24"/>
          <w:szCs w:val="24"/>
          <w:lang w:val="en-US"/>
        </w:rPr>
        <w:t>such as infographics, short videos, and voice messages</w:t>
      </w:r>
      <w:r>
        <w:rPr>
          <w:rFonts w:ascii="Times New Roman" w:hAnsi="Times New Roman" w:cs="Times New Roman"/>
          <w:sz w:val="24"/>
          <w:szCs w:val="24"/>
          <w:lang w:val="en-US"/>
        </w:rPr>
        <w:t xml:space="preserve"> </w:t>
      </w:r>
      <w:r w:rsidRPr="001137C7">
        <w:rPr>
          <w:rFonts w:ascii="Times New Roman" w:hAnsi="Times New Roman" w:cs="Times New Roman"/>
          <w:sz w:val="24"/>
          <w:szCs w:val="24"/>
          <w:lang w:val="en-US"/>
        </w:rPr>
        <w:t>had a higher engagement rate and were more effective in conveying vaccine benefits. Communities that received video-based health messages experienced a 19% increase in vaccine uptake, compared to a 7% increase among those exposed to text-based information alone.</w:t>
      </w:r>
      <w:r>
        <w:rPr>
          <w:rFonts w:ascii="Times New Roman" w:hAnsi="Times New Roman" w:cs="Times New Roman"/>
          <w:sz w:val="24"/>
          <w:szCs w:val="24"/>
          <w:lang w:val="en-US"/>
        </w:rPr>
        <w:t xml:space="preserve"> </w:t>
      </w:r>
    </w:p>
    <w:p w14:paraId="1A773105" w14:textId="77777777" w:rsidR="00AA7E4D" w:rsidRPr="001137C7" w:rsidRDefault="00AA7E4D" w:rsidP="00AA7E4D">
      <w:pPr>
        <w:spacing w:line="480" w:lineRule="auto"/>
        <w:jc w:val="both"/>
        <w:rPr>
          <w:rFonts w:ascii="Times New Roman" w:hAnsi="Times New Roman" w:cs="Times New Roman"/>
          <w:sz w:val="24"/>
          <w:szCs w:val="24"/>
          <w:lang w:val="en-US"/>
        </w:rPr>
      </w:pPr>
      <w:r w:rsidRPr="001137C7">
        <w:rPr>
          <w:rFonts w:ascii="Times New Roman" w:hAnsi="Times New Roman" w:cs="Times New Roman"/>
          <w:sz w:val="24"/>
          <w:szCs w:val="24"/>
          <w:lang w:val="en-US"/>
        </w:rPr>
        <w:t>Johnson and Wang (2020) recommended that public health campaigns prioritize visual and audio formats to ensure that vaccine messages reach a wider and more diverse audience. Health organizations should develop infographics, animations, short videos, and voice-based messages to simplify complex vaccine information and enhance comprehension, particularly among low-literacy populations.</w:t>
      </w:r>
    </w:p>
    <w:p w14:paraId="69A04A2E" w14:textId="7C094A9C" w:rsidR="00AA7E4D" w:rsidRDefault="00AA7E4D" w:rsidP="00AA7E4D">
      <w:pPr>
        <w:spacing w:line="480" w:lineRule="auto"/>
        <w:jc w:val="both"/>
        <w:rPr>
          <w:rFonts w:ascii="Times New Roman" w:hAnsi="Times New Roman" w:cs="Times New Roman"/>
          <w:sz w:val="24"/>
          <w:szCs w:val="24"/>
          <w:lang w:val="en-US"/>
        </w:rPr>
      </w:pPr>
      <w:r w:rsidRPr="001137C7">
        <w:rPr>
          <w:rFonts w:ascii="Times New Roman" w:hAnsi="Times New Roman" w:cs="Times New Roman"/>
          <w:sz w:val="24"/>
          <w:szCs w:val="24"/>
          <w:lang w:val="en-US"/>
        </w:rPr>
        <w:t>Additionally, the researchers suggested leveraging radio programs and community influencers to disseminate vaccine information in local dialects, making it more culturally and linguistically accessible. Policymakers were also advised to collaborate with mobile network operators to send voice-based vaccine reminders via SMS to individuals in low-income communities.</w:t>
      </w:r>
    </w:p>
    <w:p w14:paraId="374BE746" w14:textId="77777777" w:rsidR="009D7D2D" w:rsidRDefault="009D7D2D" w:rsidP="009D7D2D">
      <w:pPr>
        <w:spacing w:after="0" w:line="480" w:lineRule="auto"/>
        <w:contextualSpacing/>
        <w:jc w:val="both"/>
        <w:rPr>
          <w:rFonts w:ascii="Times New Roman" w:hAnsi="Times New Roman"/>
          <w:b/>
          <w:color w:val="000000"/>
          <w:sz w:val="24"/>
          <w:szCs w:val="24"/>
          <w:lang w:val="en-GB"/>
        </w:rPr>
      </w:pPr>
    </w:p>
    <w:p w14:paraId="12C5CD34" w14:textId="7CD0DA38" w:rsidR="009D7D2D" w:rsidRPr="007B29A0" w:rsidRDefault="009D7D2D" w:rsidP="009D7D2D">
      <w:pPr>
        <w:spacing w:after="0" w:line="480" w:lineRule="auto"/>
        <w:contextualSpacing/>
        <w:jc w:val="both"/>
        <w:rPr>
          <w:rFonts w:ascii="Times New Roman" w:hAnsi="Times New Roman"/>
          <w:b/>
          <w:color w:val="000000"/>
          <w:sz w:val="24"/>
          <w:szCs w:val="24"/>
          <w:lang w:val="en-GB"/>
        </w:rPr>
      </w:pPr>
      <w:r>
        <w:rPr>
          <w:rFonts w:ascii="Times New Roman" w:hAnsi="Times New Roman"/>
          <w:b/>
          <w:color w:val="000000"/>
          <w:sz w:val="24"/>
          <w:szCs w:val="24"/>
          <w:lang w:val="en-GB"/>
        </w:rPr>
        <w:t>2.4</w:t>
      </w:r>
      <w:r>
        <w:rPr>
          <w:rFonts w:ascii="Times New Roman" w:hAnsi="Times New Roman"/>
          <w:b/>
          <w:color w:val="000000"/>
          <w:sz w:val="24"/>
          <w:szCs w:val="24"/>
          <w:lang w:val="en-GB"/>
        </w:rPr>
        <w:tab/>
      </w:r>
      <w:r w:rsidRPr="007B29A0">
        <w:rPr>
          <w:rFonts w:ascii="Times New Roman" w:hAnsi="Times New Roman"/>
          <w:b/>
          <w:color w:val="000000"/>
          <w:sz w:val="24"/>
          <w:szCs w:val="24"/>
          <w:lang w:val="en-GB"/>
        </w:rPr>
        <w:t xml:space="preserve">Theoretical </w:t>
      </w:r>
      <w:r w:rsidR="00443489">
        <w:rPr>
          <w:rFonts w:ascii="Times New Roman" w:hAnsi="Times New Roman"/>
          <w:b/>
          <w:color w:val="000000"/>
          <w:sz w:val="24"/>
          <w:szCs w:val="24"/>
          <w:lang w:val="en-GB"/>
        </w:rPr>
        <w:t>Framework</w:t>
      </w:r>
    </w:p>
    <w:p w14:paraId="1252AAF2" w14:textId="2D37F067" w:rsidR="009D7D2D" w:rsidRDefault="009D7D2D" w:rsidP="00AA7E4D">
      <w:pPr>
        <w:spacing w:line="480" w:lineRule="auto"/>
        <w:jc w:val="both"/>
        <w:rPr>
          <w:rFonts w:ascii="Times New Roman" w:hAnsi="Times New Roman" w:cs="Times New Roman"/>
          <w:sz w:val="24"/>
          <w:szCs w:val="24"/>
          <w:lang w:val="en-US"/>
        </w:rPr>
      </w:pPr>
      <w:r w:rsidRPr="009D7D2D">
        <w:rPr>
          <w:rFonts w:ascii="Times New Roman" w:hAnsi="Times New Roman" w:cs="Times New Roman"/>
          <w:sz w:val="24"/>
          <w:szCs w:val="24"/>
          <w:lang w:val="en-US"/>
        </w:rPr>
        <w:t xml:space="preserve">This study explores the role of social media in public health campaigns, particularly in the context of vaccination programs within Alimosho Local Government Area (LGA) of Lagos State. The theoretical framework that guides this investigation integrates several communication and health behavior theories to better understand how social media influences public health awareness and vaccine uptake. The primary theories explored in this study are </w:t>
      </w:r>
      <w:r w:rsidRPr="009D7D2D">
        <w:rPr>
          <w:rFonts w:ascii="Times New Roman" w:hAnsi="Times New Roman" w:cs="Times New Roman"/>
          <w:sz w:val="24"/>
          <w:szCs w:val="24"/>
          <w:lang w:val="en-US"/>
        </w:rPr>
        <w:lastRenderedPageBreak/>
        <w:t>the Theory of Planned Behavior (TPB), Social Cognitive Theory (SCT), and the Uses and Gratifications Theory (UGT)</w:t>
      </w:r>
      <w:r w:rsidR="00443489">
        <w:rPr>
          <w:rFonts w:ascii="Times New Roman" w:hAnsi="Times New Roman" w:cs="Times New Roman"/>
          <w:sz w:val="24"/>
          <w:szCs w:val="24"/>
          <w:lang w:val="en-US"/>
        </w:rPr>
        <w:t xml:space="preserve"> and </w:t>
      </w:r>
      <w:r w:rsidR="00443489" w:rsidRPr="00443489">
        <w:rPr>
          <w:rFonts w:ascii="Times New Roman" w:hAnsi="Times New Roman" w:cs="Times New Roman"/>
          <w:sz w:val="24"/>
          <w:szCs w:val="24"/>
        </w:rPr>
        <w:t>Framing Theory</w:t>
      </w:r>
      <w:r w:rsidRPr="009D7D2D">
        <w:rPr>
          <w:rFonts w:ascii="Times New Roman" w:hAnsi="Times New Roman" w:cs="Times New Roman"/>
          <w:sz w:val="24"/>
          <w:szCs w:val="24"/>
          <w:lang w:val="en-US"/>
        </w:rPr>
        <w:t>. These theories collectively provide a comprehensive lens for analyzing how social media impacts health-related behaviors, specifically the acceptance and participation in vaccination programs.</w:t>
      </w:r>
    </w:p>
    <w:p w14:paraId="17A1E95E" w14:textId="77777777" w:rsidR="009D7D2D" w:rsidRPr="009D7D2D" w:rsidRDefault="009D7D2D" w:rsidP="00AA7E4D">
      <w:pPr>
        <w:spacing w:line="480" w:lineRule="auto"/>
        <w:jc w:val="both"/>
        <w:rPr>
          <w:rFonts w:ascii="Times New Roman" w:hAnsi="Times New Roman" w:cs="Times New Roman"/>
          <w:sz w:val="14"/>
          <w:szCs w:val="24"/>
          <w:lang w:val="en-US"/>
        </w:rPr>
      </w:pPr>
    </w:p>
    <w:p w14:paraId="454ABDD9" w14:textId="075774AC" w:rsidR="00AA7E4D" w:rsidRDefault="00AA7E4D" w:rsidP="00AA7E4D">
      <w:pPr>
        <w:spacing w:line="480" w:lineRule="auto"/>
        <w:jc w:val="both"/>
        <w:rPr>
          <w:rFonts w:ascii="Times New Roman" w:hAnsi="Times New Roman" w:cs="Times New Roman"/>
          <w:sz w:val="24"/>
          <w:szCs w:val="24"/>
          <w:lang w:val="en-US"/>
        </w:rPr>
      </w:pPr>
      <w:r>
        <w:rPr>
          <w:rFonts w:ascii="Times New Roman" w:hAnsi="Times New Roman"/>
          <w:b/>
          <w:sz w:val="24"/>
          <w:szCs w:val="24"/>
          <w:lang w:val="en-US"/>
        </w:rPr>
        <w:t>2.</w:t>
      </w:r>
      <w:r w:rsidR="009D7D2D">
        <w:rPr>
          <w:rFonts w:ascii="Times New Roman" w:hAnsi="Times New Roman"/>
          <w:b/>
          <w:sz w:val="24"/>
          <w:szCs w:val="24"/>
          <w:lang w:val="en-US"/>
        </w:rPr>
        <w:t>5</w:t>
      </w:r>
      <w:r>
        <w:rPr>
          <w:rFonts w:ascii="Times New Roman" w:hAnsi="Times New Roman"/>
          <w:b/>
          <w:sz w:val="24"/>
          <w:szCs w:val="24"/>
          <w:lang w:val="en-US"/>
        </w:rPr>
        <w:tab/>
      </w:r>
      <w:r w:rsidRPr="00AC247E">
        <w:rPr>
          <w:rFonts w:ascii="Times New Roman" w:hAnsi="Times New Roman"/>
          <w:b/>
          <w:sz w:val="24"/>
          <w:szCs w:val="24"/>
        </w:rPr>
        <w:t>Gap</w:t>
      </w:r>
      <w:r w:rsidR="009E1457">
        <w:rPr>
          <w:rFonts w:ascii="Times New Roman" w:hAnsi="Times New Roman"/>
          <w:b/>
          <w:sz w:val="24"/>
          <w:szCs w:val="24"/>
          <w:lang w:val="en-US"/>
        </w:rPr>
        <w:t>s</w:t>
      </w:r>
      <w:r w:rsidRPr="00AC247E">
        <w:rPr>
          <w:rFonts w:ascii="Times New Roman" w:hAnsi="Times New Roman"/>
          <w:b/>
          <w:sz w:val="24"/>
          <w:szCs w:val="24"/>
        </w:rPr>
        <w:t xml:space="preserve"> in the Literature</w:t>
      </w:r>
    </w:p>
    <w:p w14:paraId="5F620054" w14:textId="77777777" w:rsidR="00AA7E4D" w:rsidRPr="003D5AAD" w:rsidRDefault="00AA7E4D" w:rsidP="00AA7E4D">
      <w:pPr>
        <w:spacing w:line="480" w:lineRule="auto"/>
        <w:jc w:val="both"/>
        <w:rPr>
          <w:rFonts w:ascii="Times New Roman" w:hAnsi="Times New Roman" w:cs="Times New Roman"/>
          <w:sz w:val="24"/>
          <w:szCs w:val="24"/>
          <w:lang w:val="en-US"/>
        </w:rPr>
      </w:pPr>
      <w:r w:rsidRPr="003D5AAD">
        <w:rPr>
          <w:rFonts w:ascii="Times New Roman" w:hAnsi="Times New Roman" w:cs="Times New Roman"/>
          <w:sz w:val="24"/>
          <w:szCs w:val="24"/>
          <w:lang w:val="en-US"/>
        </w:rPr>
        <w:t>Despite the growing body of research on social media and public health campaigns, several gaps remain unaddressed. First, while studies have explored the role of social media in disseminating health information, limited research focuses on its specific impact on vaccination programs in local government areas such as Alimosho, Lagos. Additionally, there is insufficient empirical evidence on how social media influences vaccine acceptance and hesitancy among different socio-economic groups within suburban communities.</w:t>
      </w:r>
    </w:p>
    <w:p w14:paraId="4DB36FD4" w14:textId="77777777" w:rsidR="00AA7E4D" w:rsidRPr="003D5AAD" w:rsidRDefault="00AA7E4D" w:rsidP="00AA7E4D">
      <w:pPr>
        <w:spacing w:line="480" w:lineRule="auto"/>
        <w:jc w:val="both"/>
        <w:rPr>
          <w:rFonts w:ascii="Times New Roman" w:hAnsi="Times New Roman" w:cs="Times New Roman"/>
          <w:sz w:val="24"/>
          <w:szCs w:val="24"/>
          <w:lang w:val="en-US"/>
        </w:rPr>
      </w:pPr>
      <w:r w:rsidRPr="003D5AAD">
        <w:rPr>
          <w:rFonts w:ascii="Times New Roman" w:hAnsi="Times New Roman" w:cs="Times New Roman"/>
          <w:sz w:val="24"/>
          <w:szCs w:val="24"/>
          <w:lang w:val="en-US"/>
        </w:rPr>
        <w:t>Furthermore, existing studies often emphasize global or national trends, neglecting localized contexts where cultural perceptions, misinformation, and digital literacy levels significantly affect public health outcomes. Another gap is the limited exploration of how healthcare institutions leverage social media for targeted public health campaigns and the extent to which these efforts translate into increased vaccination rates.</w:t>
      </w:r>
    </w:p>
    <w:p w14:paraId="77D605A2" w14:textId="324FB308" w:rsidR="00AA7E4D" w:rsidRDefault="00AA7E4D" w:rsidP="00AA7E4D">
      <w:pPr>
        <w:spacing w:line="480" w:lineRule="auto"/>
        <w:jc w:val="both"/>
        <w:rPr>
          <w:rFonts w:ascii="Times New Roman" w:hAnsi="Times New Roman" w:cs="Times New Roman"/>
          <w:sz w:val="24"/>
          <w:szCs w:val="24"/>
          <w:lang w:val="en-US"/>
        </w:rPr>
      </w:pPr>
      <w:r w:rsidRPr="003D5AAD">
        <w:rPr>
          <w:rFonts w:ascii="Times New Roman" w:hAnsi="Times New Roman" w:cs="Times New Roman"/>
          <w:sz w:val="24"/>
          <w:szCs w:val="24"/>
          <w:lang w:val="en-US"/>
        </w:rPr>
        <w:t>Moreover, while research acknowledges the role of influencers and community leaders in shaping health narratives online, there is a lack of studies examining their effectiveness in countering vaccine misinformation and improving public trust. Addressing these gaps will provide a more comprehensive understanding of social media’s role in vaccination programs and inform strategies for enhancing digital public health interventions in Lagos and similar settings.</w:t>
      </w:r>
    </w:p>
    <w:p w14:paraId="5BB54DAC" w14:textId="77777777" w:rsidR="007049D7" w:rsidRDefault="007049D7" w:rsidP="00443489">
      <w:pPr>
        <w:spacing w:after="0" w:line="240" w:lineRule="auto"/>
        <w:jc w:val="center"/>
        <w:rPr>
          <w:rFonts w:ascii="Times New Roman" w:eastAsia="Times New Roman" w:hAnsi="Times New Roman" w:cs="Times New Roman"/>
          <w:b/>
          <w:color w:val="000000"/>
          <w:sz w:val="28"/>
          <w:szCs w:val="28"/>
          <w:lang w:val="en-US"/>
        </w:rPr>
      </w:pPr>
    </w:p>
    <w:p w14:paraId="2C090965" w14:textId="1218C7CA" w:rsidR="00443489" w:rsidRPr="00FD4C3E" w:rsidRDefault="00443489" w:rsidP="00443489">
      <w:pPr>
        <w:spacing w:after="0" w:line="240" w:lineRule="auto"/>
        <w:jc w:val="center"/>
        <w:rPr>
          <w:rFonts w:ascii="Times New Roman" w:eastAsia="Times New Roman" w:hAnsi="Times New Roman" w:cs="Times New Roman"/>
          <w:b/>
          <w:color w:val="000000"/>
          <w:sz w:val="28"/>
          <w:szCs w:val="28"/>
          <w:lang w:val="en-US"/>
        </w:rPr>
      </w:pPr>
      <w:r w:rsidRPr="00FD4C3E">
        <w:rPr>
          <w:rFonts w:ascii="Times New Roman" w:eastAsia="Times New Roman" w:hAnsi="Times New Roman" w:cs="Times New Roman"/>
          <w:b/>
          <w:color w:val="000000"/>
          <w:sz w:val="28"/>
          <w:szCs w:val="28"/>
          <w:lang w:val="en-US"/>
        </w:rPr>
        <w:lastRenderedPageBreak/>
        <w:t>CHAPTER THREE</w:t>
      </w:r>
    </w:p>
    <w:p w14:paraId="71BA401B" w14:textId="77777777" w:rsidR="00443489" w:rsidRPr="00FD4C3E" w:rsidRDefault="00443489" w:rsidP="00443489">
      <w:pPr>
        <w:spacing w:after="0" w:line="240" w:lineRule="auto"/>
        <w:jc w:val="center"/>
        <w:rPr>
          <w:rFonts w:ascii="Times New Roman" w:eastAsia="Times New Roman" w:hAnsi="Times New Roman" w:cs="Times New Roman"/>
          <w:b/>
          <w:color w:val="000000"/>
          <w:sz w:val="28"/>
          <w:szCs w:val="28"/>
          <w:lang w:val="en-US"/>
        </w:rPr>
      </w:pPr>
    </w:p>
    <w:p w14:paraId="113A328A" w14:textId="77777777" w:rsidR="00443489" w:rsidRPr="00FD4C3E" w:rsidRDefault="00443489" w:rsidP="00443489">
      <w:pPr>
        <w:spacing w:after="240" w:line="240" w:lineRule="auto"/>
        <w:jc w:val="center"/>
        <w:rPr>
          <w:rFonts w:ascii="Times New Roman" w:eastAsia="Times New Roman" w:hAnsi="Times New Roman" w:cs="Times New Roman"/>
          <w:b/>
          <w:color w:val="000000"/>
          <w:sz w:val="28"/>
          <w:szCs w:val="28"/>
          <w:lang w:val="en-US"/>
        </w:rPr>
      </w:pPr>
      <w:r w:rsidRPr="00FD4C3E">
        <w:rPr>
          <w:rFonts w:ascii="Times New Roman" w:eastAsia="Times New Roman" w:hAnsi="Times New Roman" w:cs="Times New Roman"/>
          <w:b/>
          <w:color w:val="000000"/>
          <w:sz w:val="28"/>
          <w:szCs w:val="28"/>
          <w:lang w:val="en-US"/>
        </w:rPr>
        <w:t xml:space="preserve">METHODOLOGY </w:t>
      </w:r>
    </w:p>
    <w:p w14:paraId="00B18CD0" w14:textId="5B6C6EA5" w:rsidR="00443489" w:rsidRDefault="007049D7" w:rsidP="00443489">
      <w:pPr>
        <w:spacing w:before="240" w:after="200" w:line="480" w:lineRule="auto"/>
        <w:rPr>
          <w:rFonts w:ascii="Times New Roman" w:eastAsia="Calibri" w:hAnsi="Times New Roman" w:cs="Times New Roman"/>
          <w:b/>
          <w:bCs/>
          <w:color w:val="000000"/>
          <w:sz w:val="24"/>
        </w:rPr>
      </w:pPr>
      <w:r>
        <w:rPr>
          <w:rFonts w:ascii="Times New Roman" w:eastAsia="Calibri" w:hAnsi="Times New Roman" w:cs="Times New Roman"/>
          <w:b/>
          <w:bCs/>
          <w:color w:val="000000"/>
          <w:sz w:val="24"/>
          <w:lang w:val="en-US"/>
        </w:rPr>
        <w:t>3.1</w:t>
      </w:r>
      <w:r>
        <w:rPr>
          <w:rFonts w:ascii="Times New Roman" w:eastAsia="Calibri" w:hAnsi="Times New Roman" w:cs="Times New Roman"/>
          <w:b/>
          <w:bCs/>
          <w:color w:val="000000"/>
          <w:sz w:val="24"/>
          <w:lang w:val="en-US"/>
        </w:rPr>
        <w:tab/>
      </w:r>
      <w:r w:rsidR="00443489">
        <w:rPr>
          <w:rFonts w:ascii="Times New Roman" w:eastAsia="Calibri" w:hAnsi="Times New Roman" w:cs="Times New Roman"/>
          <w:b/>
          <w:bCs/>
          <w:color w:val="000000"/>
          <w:sz w:val="24"/>
        </w:rPr>
        <w:t>Preamble</w:t>
      </w:r>
    </w:p>
    <w:p w14:paraId="5DCD7130" w14:textId="1173AF79" w:rsidR="007049D7" w:rsidRPr="007049D7" w:rsidRDefault="007049D7" w:rsidP="007049D7">
      <w:pPr>
        <w:spacing w:line="480" w:lineRule="auto"/>
        <w:jc w:val="both"/>
        <w:rPr>
          <w:rFonts w:ascii="Times New Roman" w:hAnsi="Times New Roman" w:cs="Times New Roman"/>
          <w:sz w:val="24"/>
          <w:szCs w:val="24"/>
          <w:lang w:val="en-US"/>
        </w:rPr>
      </w:pPr>
      <w:r w:rsidRPr="007049D7">
        <w:rPr>
          <w:rFonts w:ascii="Times New Roman" w:hAnsi="Times New Roman" w:cs="Times New Roman"/>
          <w:sz w:val="24"/>
          <w:szCs w:val="24"/>
          <w:lang w:val="en-US"/>
        </w:rPr>
        <w:t>This chapter presents the research methodology employed in examining the role of social media in public health campaigns, specifically focusing on vaccination programs in Alimosho Local Government Area (LGA) of Lagos State. The choice of methodology is central to ensuring that the objectives of the study are effectively met, providing reliable insights into how social media platforms influence vaccination uptake and the factors contributing to the success of vaccination campaigns in the region.</w:t>
      </w:r>
      <w:r>
        <w:rPr>
          <w:rFonts w:ascii="Times New Roman" w:hAnsi="Times New Roman" w:cs="Times New Roman"/>
          <w:sz w:val="24"/>
          <w:szCs w:val="24"/>
          <w:lang w:val="en-US"/>
        </w:rPr>
        <w:t xml:space="preserve"> </w:t>
      </w:r>
      <w:r w:rsidRPr="007049D7">
        <w:rPr>
          <w:rFonts w:ascii="Times New Roman" w:hAnsi="Times New Roman" w:cs="Times New Roman"/>
          <w:sz w:val="24"/>
          <w:szCs w:val="24"/>
          <w:lang w:val="en-US"/>
        </w:rPr>
        <w:t>The chapter begins by outlining the research design, which details the approach adopted to investigate the research problem. Following this, the study population and sampling techniques used to select participants for the study will be discussed. This section is critical for understanding the scope of the data collected and the representativeness of the sample.</w:t>
      </w:r>
    </w:p>
    <w:p w14:paraId="5B2BF93A" w14:textId="37496CBD" w:rsidR="007049D7" w:rsidRPr="007049D7" w:rsidRDefault="007049D7" w:rsidP="007049D7">
      <w:pPr>
        <w:spacing w:line="480" w:lineRule="auto"/>
        <w:jc w:val="both"/>
        <w:rPr>
          <w:rFonts w:ascii="Times New Roman" w:hAnsi="Times New Roman" w:cs="Times New Roman"/>
          <w:sz w:val="24"/>
          <w:szCs w:val="24"/>
          <w:lang w:val="en-US"/>
        </w:rPr>
      </w:pPr>
      <w:r w:rsidRPr="007049D7">
        <w:rPr>
          <w:rFonts w:ascii="Times New Roman" w:hAnsi="Times New Roman" w:cs="Times New Roman"/>
          <w:sz w:val="24"/>
          <w:szCs w:val="24"/>
          <w:lang w:val="en-US"/>
        </w:rPr>
        <w:t>The data collection methods will be carefully described, highlighting the instruments employed to gather relevant information on social media usage, awareness of vaccination programs, and attitudes toward vaccination. This will include a discussion of surveys, interviews, and social media analytics, which are tailored to capturing the varied dimensions of the research problem.</w:t>
      </w:r>
      <w:r>
        <w:rPr>
          <w:rFonts w:ascii="Times New Roman" w:hAnsi="Times New Roman" w:cs="Times New Roman"/>
          <w:sz w:val="24"/>
          <w:szCs w:val="24"/>
          <w:lang w:val="en-US"/>
        </w:rPr>
        <w:t xml:space="preserve"> </w:t>
      </w:r>
      <w:r w:rsidRPr="007049D7">
        <w:rPr>
          <w:rFonts w:ascii="Times New Roman" w:hAnsi="Times New Roman" w:cs="Times New Roman"/>
          <w:sz w:val="24"/>
          <w:szCs w:val="24"/>
          <w:lang w:val="en-US"/>
        </w:rPr>
        <w:t>Furthermore, the data analysis techniques will be explained, including both qualitative and quantitative methods used to interpret the data. This section will provide clarity on how the data will be processed and analyzed to draw meaningful conclusions regarding the influence of social media on vaccination behavior in Alimosho.</w:t>
      </w:r>
    </w:p>
    <w:p w14:paraId="41050468" w14:textId="77777777" w:rsidR="007049D7" w:rsidRPr="007049D7" w:rsidRDefault="007049D7" w:rsidP="007049D7">
      <w:pPr>
        <w:spacing w:line="480" w:lineRule="auto"/>
        <w:jc w:val="both"/>
        <w:rPr>
          <w:rFonts w:ascii="Times New Roman" w:hAnsi="Times New Roman" w:cs="Times New Roman"/>
          <w:sz w:val="24"/>
          <w:szCs w:val="24"/>
          <w:lang w:val="en-US"/>
        </w:rPr>
      </w:pPr>
    </w:p>
    <w:p w14:paraId="68085141" w14:textId="0FB554EF" w:rsidR="007049D7" w:rsidRPr="007049D7" w:rsidRDefault="007049D7" w:rsidP="007049D7">
      <w:pPr>
        <w:spacing w:line="480" w:lineRule="auto"/>
        <w:jc w:val="both"/>
        <w:rPr>
          <w:rFonts w:ascii="Times New Roman" w:hAnsi="Times New Roman" w:cs="Times New Roman"/>
          <w:sz w:val="24"/>
          <w:szCs w:val="24"/>
          <w:lang w:val="en-US"/>
        </w:rPr>
      </w:pPr>
      <w:r w:rsidRPr="007049D7">
        <w:rPr>
          <w:rFonts w:ascii="Times New Roman" w:hAnsi="Times New Roman" w:cs="Times New Roman"/>
          <w:sz w:val="24"/>
          <w:szCs w:val="24"/>
          <w:lang w:val="en-US"/>
        </w:rPr>
        <w:lastRenderedPageBreak/>
        <w:t>Finally, the ethical considerations involved in conducting the research will be addressed, ensuring that the study adheres to ethical standards, protects participant confidentiality, and ensures voluntary participation.</w:t>
      </w:r>
    </w:p>
    <w:p w14:paraId="29391DDA" w14:textId="3F5D8154" w:rsidR="00A579BD" w:rsidRDefault="00A579BD" w:rsidP="00A579BD">
      <w:pPr>
        <w:spacing w:before="240" w:after="200" w:line="480" w:lineRule="auto"/>
        <w:rPr>
          <w:rFonts w:ascii="Times New Roman" w:eastAsia="Calibri" w:hAnsi="Times New Roman" w:cs="Times New Roman"/>
          <w:b/>
          <w:bCs/>
          <w:color w:val="000000"/>
          <w:sz w:val="24"/>
        </w:rPr>
      </w:pPr>
      <w:r>
        <w:rPr>
          <w:rFonts w:ascii="Times New Roman" w:eastAsia="Calibri" w:hAnsi="Times New Roman" w:cs="Times New Roman"/>
          <w:b/>
          <w:bCs/>
          <w:color w:val="000000"/>
          <w:sz w:val="24"/>
          <w:lang w:val="en-US"/>
        </w:rPr>
        <w:t>3.2</w:t>
      </w:r>
      <w:r>
        <w:rPr>
          <w:rFonts w:ascii="Times New Roman" w:eastAsia="Calibri" w:hAnsi="Times New Roman" w:cs="Times New Roman"/>
          <w:b/>
          <w:bCs/>
          <w:color w:val="000000"/>
          <w:sz w:val="24"/>
          <w:lang w:val="en-US"/>
        </w:rPr>
        <w:tab/>
      </w:r>
      <w:r>
        <w:rPr>
          <w:rFonts w:ascii="Times New Roman" w:eastAsia="Calibri" w:hAnsi="Times New Roman" w:cs="Times New Roman"/>
          <w:b/>
          <w:bCs/>
          <w:color w:val="000000"/>
          <w:sz w:val="24"/>
        </w:rPr>
        <w:t>Research Design</w:t>
      </w:r>
    </w:p>
    <w:p w14:paraId="41B66560" w14:textId="77777777" w:rsidR="00296730" w:rsidRPr="00296730" w:rsidRDefault="00296730" w:rsidP="00296730">
      <w:pPr>
        <w:spacing w:before="240" w:after="200" w:line="480" w:lineRule="auto"/>
        <w:jc w:val="both"/>
        <w:rPr>
          <w:rFonts w:ascii="Times New Roman" w:hAnsi="Times New Roman" w:cs="Times New Roman"/>
          <w:sz w:val="24"/>
          <w:szCs w:val="24"/>
          <w:lang w:val="en-US"/>
        </w:rPr>
      </w:pPr>
      <w:r w:rsidRPr="00296730">
        <w:rPr>
          <w:rFonts w:ascii="Times New Roman" w:hAnsi="Times New Roman" w:cs="Times New Roman"/>
          <w:sz w:val="24"/>
          <w:szCs w:val="24"/>
          <w:lang w:val="en-US"/>
        </w:rPr>
        <w:t>This study will adopt a quantitative research method using a descriptive cross-sectional research design to evaluate the role of social media in vaccination programs within Alimosho Local Government Area (LGA) of Lagos State. The choice of a cross-sectional design is appropriate for capturing data at a single point in time, allowing for the systematic assessment of current trends in social media awareness, usage, and its influence on vaccination-related decisions.</w:t>
      </w:r>
    </w:p>
    <w:p w14:paraId="705199D1" w14:textId="6258865F" w:rsidR="00DB4FE3" w:rsidRPr="00296730" w:rsidRDefault="00296730" w:rsidP="00296730">
      <w:pPr>
        <w:spacing w:before="240" w:after="200" w:line="480" w:lineRule="auto"/>
        <w:jc w:val="both"/>
        <w:rPr>
          <w:rFonts w:ascii="Times New Roman" w:hAnsi="Times New Roman" w:cs="Times New Roman"/>
          <w:sz w:val="24"/>
          <w:szCs w:val="24"/>
          <w:lang w:val="en-US"/>
        </w:rPr>
      </w:pPr>
      <w:r w:rsidRPr="00296730">
        <w:rPr>
          <w:rFonts w:ascii="Times New Roman" w:hAnsi="Times New Roman" w:cs="Times New Roman"/>
          <w:sz w:val="24"/>
          <w:szCs w:val="24"/>
          <w:lang w:val="en-US"/>
        </w:rPr>
        <w:t>The quantitative approach will involve the administration of structured questionnaires to collect numerical data from residents of Alimosho. This method will help measure the level of awareness regarding social media as a source of healthcare information, the extent of its usage in seeking vaccination-related content, and the degree to which it affects residents’ willingness to participate in vaccination programs.</w:t>
      </w:r>
      <w:r>
        <w:rPr>
          <w:rFonts w:ascii="Times New Roman" w:hAnsi="Times New Roman" w:cs="Times New Roman"/>
          <w:sz w:val="24"/>
          <w:szCs w:val="24"/>
          <w:lang w:val="en-US"/>
        </w:rPr>
        <w:t xml:space="preserve"> </w:t>
      </w:r>
      <w:r w:rsidRPr="00296730">
        <w:rPr>
          <w:rFonts w:ascii="Times New Roman" w:hAnsi="Times New Roman" w:cs="Times New Roman"/>
          <w:sz w:val="24"/>
          <w:szCs w:val="24"/>
          <w:lang w:val="en-US"/>
        </w:rPr>
        <w:t>Using only the quantitative method ensures objectivity, allows for statistical analysis, and facilitates the identification of patterns and relationships between variables. The findings from this approach will provide evidence-based insights into the impact of social media on public health behaviors, offering useful information for improving vaccination campaigns and communication strategies within the local government area.</w:t>
      </w:r>
    </w:p>
    <w:p w14:paraId="0959382E" w14:textId="4EF6E23A" w:rsidR="00DB4FE3" w:rsidRPr="00DB4FE3" w:rsidRDefault="00DB4FE3" w:rsidP="00DB4FE3">
      <w:pPr>
        <w:spacing w:before="240" w:after="200" w:line="480" w:lineRule="auto"/>
        <w:rPr>
          <w:rFonts w:ascii="Times New Roman" w:eastAsia="Calibri" w:hAnsi="Times New Roman" w:cs="Times New Roman"/>
          <w:b/>
          <w:bCs/>
          <w:color w:val="000000"/>
          <w:sz w:val="24"/>
          <w:lang w:val="en-US"/>
        </w:rPr>
      </w:pPr>
      <w:r>
        <w:rPr>
          <w:rFonts w:ascii="Times New Roman" w:eastAsia="Calibri" w:hAnsi="Times New Roman" w:cs="Times New Roman"/>
          <w:b/>
          <w:bCs/>
          <w:color w:val="000000"/>
          <w:sz w:val="24"/>
          <w:lang w:val="en-US"/>
        </w:rPr>
        <w:t>3.3</w:t>
      </w:r>
      <w:r>
        <w:rPr>
          <w:rFonts w:ascii="Times New Roman" w:eastAsia="Calibri" w:hAnsi="Times New Roman" w:cs="Times New Roman"/>
          <w:b/>
          <w:bCs/>
          <w:color w:val="000000"/>
          <w:sz w:val="24"/>
          <w:lang w:val="en-US"/>
        </w:rPr>
        <w:tab/>
        <w:t>Population of the Study</w:t>
      </w:r>
    </w:p>
    <w:p w14:paraId="26F7C43E" w14:textId="77777777" w:rsidR="00DB4FE3" w:rsidRPr="00DB4FE3" w:rsidRDefault="00DB4FE3" w:rsidP="00DB4FE3">
      <w:pPr>
        <w:spacing w:line="480" w:lineRule="auto"/>
        <w:jc w:val="both"/>
        <w:rPr>
          <w:rFonts w:ascii="Times New Roman" w:hAnsi="Times New Roman" w:cs="Times New Roman"/>
          <w:sz w:val="24"/>
          <w:szCs w:val="24"/>
          <w:lang w:val="en-US"/>
        </w:rPr>
      </w:pPr>
      <w:r w:rsidRPr="00DB4FE3">
        <w:rPr>
          <w:rFonts w:ascii="Times New Roman" w:hAnsi="Times New Roman" w:cs="Times New Roman"/>
          <w:sz w:val="24"/>
          <w:szCs w:val="24"/>
          <w:lang w:val="en-US"/>
        </w:rPr>
        <w:t xml:space="preserve">The population for this study consists of residents of Alimosho Local Government Area (LGA), Lagos, who are active users of social media platforms such as Facebook, Twitter, Instagram, </w:t>
      </w:r>
      <w:r w:rsidRPr="00DB4FE3">
        <w:rPr>
          <w:rFonts w:ascii="Times New Roman" w:hAnsi="Times New Roman" w:cs="Times New Roman"/>
          <w:sz w:val="24"/>
          <w:szCs w:val="24"/>
          <w:lang w:val="en-US"/>
        </w:rPr>
        <w:lastRenderedPageBreak/>
        <w:t>WhatsApp, and other relevant platforms. Alimosho LGA, being one of the most populous LGAs in Lagos, provides a diverse and dynamic demographic, which makes it an ideal setting for this research. The residents in this area represent a wide range of age groups, educational backgrounds, socioeconomic statuses, and access to healthcare information, making the population varied and representative of the broader urban community in Lagos.</w:t>
      </w:r>
    </w:p>
    <w:p w14:paraId="35F43C2B" w14:textId="4037D131" w:rsidR="00DB4FE3" w:rsidRPr="00DB4FE3" w:rsidRDefault="00DB4FE3" w:rsidP="00DB4FE3">
      <w:pPr>
        <w:spacing w:line="480" w:lineRule="auto"/>
        <w:jc w:val="both"/>
        <w:rPr>
          <w:rFonts w:ascii="Times New Roman" w:hAnsi="Times New Roman" w:cs="Times New Roman"/>
          <w:sz w:val="24"/>
          <w:szCs w:val="24"/>
          <w:lang w:val="en-US"/>
        </w:rPr>
      </w:pPr>
      <w:r w:rsidRPr="00DB4FE3">
        <w:rPr>
          <w:rFonts w:ascii="Times New Roman" w:hAnsi="Times New Roman" w:cs="Times New Roman"/>
          <w:sz w:val="24"/>
          <w:szCs w:val="24"/>
          <w:lang w:val="en-US"/>
        </w:rPr>
        <w:t>Specifically, the study will focus on individuals who are between the ages of 18 and 65, as this age range includes both younger and older adults who are likely to encounter vaccination information through social media. This group is critical for understanding how social media influences decision-making about vaccination, as both younger adults (often more engaged with social media) and older adults (who may have different health concerns) are key participants in vaccination campaigns.</w:t>
      </w:r>
    </w:p>
    <w:p w14:paraId="75B51D74" w14:textId="14226932" w:rsidR="00DB4FE3" w:rsidRDefault="00DB4FE3" w:rsidP="00DB4FE3">
      <w:pPr>
        <w:spacing w:line="480" w:lineRule="auto"/>
        <w:jc w:val="both"/>
        <w:rPr>
          <w:rFonts w:ascii="Times New Roman" w:hAnsi="Times New Roman" w:cs="Times New Roman"/>
          <w:sz w:val="24"/>
          <w:szCs w:val="24"/>
          <w:lang w:val="en-US"/>
        </w:rPr>
      </w:pPr>
      <w:r w:rsidRPr="00DB4FE3">
        <w:rPr>
          <w:rFonts w:ascii="Times New Roman" w:hAnsi="Times New Roman" w:cs="Times New Roman"/>
          <w:sz w:val="24"/>
          <w:szCs w:val="24"/>
          <w:lang w:val="en-US"/>
        </w:rPr>
        <w:t>Given that social media platforms are increasingly being used to disseminate health-related information, this study aims to include individuals from diverse backgrounds to capture a wide array of perspectives on the effectiveness of social media in public health campaigns. By focusing on active social media users, the research ensures that the respondents have direct experience with the platforms used for vaccination information dissemination.</w:t>
      </w:r>
    </w:p>
    <w:p w14:paraId="508DEF01" w14:textId="508C6BD0" w:rsidR="00D9736E" w:rsidRPr="00DB4FE3" w:rsidRDefault="00D9736E" w:rsidP="00DB4FE3">
      <w:pPr>
        <w:spacing w:line="480" w:lineRule="auto"/>
        <w:jc w:val="both"/>
        <w:rPr>
          <w:rFonts w:ascii="Times New Roman" w:hAnsi="Times New Roman" w:cs="Times New Roman"/>
          <w:sz w:val="24"/>
          <w:szCs w:val="24"/>
          <w:lang w:val="en-US"/>
        </w:rPr>
      </w:pPr>
      <w:r>
        <w:rPr>
          <w:noProof/>
        </w:rPr>
        <w:drawing>
          <wp:inline distT="0" distB="0" distL="0" distR="0" wp14:anchorId="3E6B3A7A" wp14:editId="25873F19">
            <wp:extent cx="4133850" cy="25114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6763" cy="2519270"/>
                    </a:xfrm>
                    <a:prstGeom prst="rect">
                      <a:avLst/>
                    </a:prstGeom>
                  </pic:spPr>
                </pic:pic>
              </a:graphicData>
            </a:graphic>
          </wp:inline>
        </w:drawing>
      </w:r>
    </w:p>
    <w:p w14:paraId="36940583" w14:textId="3CCF7F6C" w:rsidR="007073E2" w:rsidRDefault="008F09EA" w:rsidP="008F09EA">
      <w:pPr>
        <w:spacing w:before="240" w:after="200" w:line="480" w:lineRule="auto"/>
        <w:rPr>
          <w:rFonts w:ascii="Times New Roman" w:hAnsi="Times New Roman" w:cs="Times New Roman"/>
          <w:sz w:val="24"/>
          <w:szCs w:val="24"/>
          <w:lang w:val="en-US"/>
        </w:rPr>
      </w:pPr>
      <w:r>
        <w:rPr>
          <w:rFonts w:ascii="Times New Roman" w:eastAsia="Calibri" w:hAnsi="Times New Roman" w:cs="Times New Roman"/>
          <w:b/>
          <w:bCs/>
          <w:color w:val="000000"/>
          <w:sz w:val="24"/>
          <w:lang w:val="en-US"/>
        </w:rPr>
        <w:lastRenderedPageBreak/>
        <w:t>3.4</w:t>
      </w:r>
      <w:r>
        <w:rPr>
          <w:rFonts w:ascii="Times New Roman" w:eastAsia="Calibri" w:hAnsi="Times New Roman" w:cs="Times New Roman"/>
          <w:b/>
          <w:bCs/>
          <w:color w:val="000000"/>
          <w:sz w:val="24"/>
          <w:lang w:val="en-US"/>
        </w:rPr>
        <w:tab/>
      </w:r>
      <w:r w:rsidRPr="008F09EA">
        <w:rPr>
          <w:rFonts w:ascii="Times New Roman" w:eastAsia="Calibri" w:hAnsi="Times New Roman" w:cs="Times New Roman"/>
          <w:b/>
          <w:bCs/>
          <w:color w:val="000000"/>
          <w:sz w:val="24"/>
          <w:lang w:val="en-US"/>
        </w:rPr>
        <w:t>Sampling Procedure and Sample size</w:t>
      </w:r>
    </w:p>
    <w:p w14:paraId="1667F0FE" w14:textId="77777777" w:rsidR="008F09EA" w:rsidRPr="008F09EA" w:rsidRDefault="008F09EA" w:rsidP="008F09EA">
      <w:pPr>
        <w:spacing w:line="480" w:lineRule="auto"/>
        <w:jc w:val="both"/>
        <w:rPr>
          <w:rFonts w:ascii="Times New Roman" w:hAnsi="Times New Roman" w:cs="Times New Roman"/>
          <w:sz w:val="24"/>
          <w:szCs w:val="24"/>
        </w:rPr>
      </w:pPr>
      <w:r w:rsidRPr="008F09EA">
        <w:rPr>
          <w:rFonts w:ascii="Times New Roman" w:hAnsi="Times New Roman" w:cs="Times New Roman"/>
          <w:sz w:val="24"/>
          <w:szCs w:val="24"/>
        </w:rPr>
        <w:t xml:space="preserve">A </w:t>
      </w:r>
      <w:r w:rsidRPr="008F09EA">
        <w:rPr>
          <w:rFonts w:ascii="Times New Roman" w:hAnsi="Times New Roman" w:cs="Times New Roman"/>
          <w:bCs/>
          <w:sz w:val="24"/>
          <w:szCs w:val="24"/>
        </w:rPr>
        <w:t>stratified random sampling</w:t>
      </w:r>
      <w:r w:rsidRPr="008F09EA">
        <w:rPr>
          <w:rFonts w:ascii="Times New Roman" w:hAnsi="Times New Roman" w:cs="Times New Roman"/>
          <w:sz w:val="24"/>
          <w:szCs w:val="24"/>
        </w:rPr>
        <w:t xml:space="preserve"> technique will be employed to select the study participants. This approach is ideal as it ensures representation across different demographic groups within Alimosho Local Government Area (LGA), including variations in age, gender, education, and socioeconomic status. The stratified sampling method helps in capturing the diversity of the population, which is essential for understanding how different segments of the community use social media for vaccination-related information and how they perceive vaccination programs.</w:t>
      </w:r>
    </w:p>
    <w:p w14:paraId="2C94FA45" w14:textId="77777777" w:rsidR="008F09EA" w:rsidRPr="008F09EA" w:rsidRDefault="008F09EA" w:rsidP="008F09EA">
      <w:pPr>
        <w:spacing w:line="480" w:lineRule="auto"/>
        <w:jc w:val="both"/>
        <w:rPr>
          <w:rFonts w:ascii="Times New Roman" w:hAnsi="Times New Roman" w:cs="Times New Roman"/>
          <w:sz w:val="24"/>
          <w:szCs w:val="24"/>
        </w:rPr>
      </w:pPr>
      <w:r w:rsidRPr="008F09EA">
        <w:rPr>
          <w:rFonts w:ascii="Times New Roman" w:hAnsi="Times New Roman" w:cs="Times New Roman"/>
          <w:sz w:val="24"/>
          <w:szCs w:val="24"/>
        </w:rPr>
        <w:t>The strata will be based on key demographic characteristics such as:</w:t>
      </w:r>
    </w:p>
    <w:p w14:paraId="6A51F32B" w14:textId="77777777" w:rsidR="008F09EA" w:rsidRPr="008F09EA" w:rsidRDefault="008F09EA" w:rsidP="008F09EA">
      <w:pPr>
        <w:numPr>
          <w:ilvl w:val="0"/>
          <w:numId w:val="4"/>
        </w:numPr>
        <w:spacing w:line="480" w:lineRule="auto"/>
        <w:jc w:val="both"/>
        <w:rPr>
          <w:rFonts w:ascii="Times New Roman" w:hAnsi="Times New Roman" w:cs="Times New Roman"/>
          <w:sz w:val="24"/>
          <w:szCs w:val="24"/>
        </w:rPr>
      </w:pPr>
      <w:r w:rsidRPr="008F09EA">
        <w:rPr>
          <w:rFonts w:ascii="Times New Roman" w:hAnsi="Times New Roman" w:cs="Times New Roman"/>
          <w:b/>
          <w:bCs/>
          <w:sz w:val="24"/>
          <w:szCs w:val="24"/>
        </w:rPr>
        <w:t>Age groups</w:t>
      </w:r>
      <w:r w:rsidRPr="008F09EA">
        <w:rPr>
          <w:rFonts w:ascii="Times New Roman" w:hAnsi="Times New Roman" w:cs="Times New Roman"/>
          <w:sz w:val="24"/>
          <w:szCs w:val="24"/>
        </w:rPr>
        <w:t xml:space="preserve"> (e.g., 18-30, 31-45, 46-65)</w:t>
      </w:r>
    </w:p>
    <w:p w14:paraId="64EAAB1C" w14:textId="77777777" w:rsidR="008F09EA" w:rsidRPr="008F09EA" w:rsidRDefault="008F09EA" w:rsidP="008F09EA">
      <w:pPr>
        <w:numPr>
          <w:ilvl w:val="0"/>
          <w:numId w:val="4"/>
        </w:numPr>
        <w:spacing w:line="480" w:lineRule="auto"/>
        <w:jc w:val="both"/>
        <w:rPr>
          <w:rFonts w:ascii="Times New Roman" w:hAnsi="Times New Roman" w:cs="Times New Roman"/>
          <w:sz w:val="24"/>
          <w:szCs w:val="24"/>
        </w:rPr>
      </w:pPr>
      <w:r w:rsidRPr="008F09EA">
        <w:rPr>
          <w:rFonts w:ascii="Times New Roman" w:hAnsi="Times New Roman" w:cs="Times New Roman"/>
          <w:b/>
          <w:bCs/>
          <w:sz w:val="24"/>
          <w:szCs w:val="24"/>
        </w:rPr>
        <w:t>Gender</w:t>
      </w:r>
      <w:r w:rsidRPr="008F09EA">
        <w:rPr>
          <w:rFonts w:ascii="Times New Roman" w:hAnsi="Times New Roman" w:cs="Times New Roman"/>
          <w:sz w:val="24"/>
          <w:szCs w:val="24"/>
        </w:rPr>
        <w:t xml:space="preserve"> (Male and Female)</w:t>
      </w:r>
    </w:p>
    <w:p w14:paraId="19B33FFE" w14:textId="77777777" w:rsidR="008F09EA" w:rsidRPr="008F09EA" w:rsidRDefault="008F09EA" w:rsidP="008F09EA">
      <w:pPr>
        <w:numPr>
          <w:ilvl w:val="0"/>
          <w:numId w:val="4"/>
        </w:numPr>
        <w:spacing w:line="480" w:lineRule="auto"/>
        <w:jc w:val="both"/>
        <w:rPr>
          <w:rFonts w:ascii="Times New Roman" w:hAnsi="Times New Roman" w:cs="Times New Roman"/>
          <w:sz w:val="24"/>
          <w:szCs w:val="24"/>
        </w:rPr>
      </w:pPr>
      <w:r w:rsidRPr="008F09EA">
        <w:rPr>
          <w:rFonts w:ascii="Times New Roman" w:hAnsi="Times New Roman" w:cs="Times New Roman"/>
          <w:b/>
          <w:bCs/>
          <w:sz w:val="24"/>
          <w:szCs w:val="24"/>
        </w:rPr>
        <w:t>Educational background</w:t>
      </w:r>
      <w:r w:rsidRPr="008F09EA">
        <w:rPr>
          <w:rFonts w:ascii="Times New Roman" w:hAnsi="Times New Roman" w:cs="Times New Roman"/>
          <w:sz w:val="24"/>
          <w:szCs w:val="24"/>
        </w:rPr>
        <w:t xml:space="preserve"> (e.g., Primary, Secondary, Tertiary)</w:t>
      </w:r>
    </w:p>
    <w:p w14:paraId="0CAABF8E" w14:textId="77777777" w:rsidR="008F09EA" w:rsidRPr="008F09EA" w:rsidRDefault="008F09EA" w:rsidP="008F09EA">
      <w:pPr>
        <w:numPr>
          <w:ilvl w:val="0"/>
          <w:numId w:val="4"/>
        </w:numPr>
        <w:spacing w:line="480" w:lineRule="auto"/>
        <w:jc w:val="both"/>
        <w:rPr>
          <w:rFonts w:ascii="Times New Roman" w:hAnsi="Times New Roman" w:cs="Times New Roman"/>
          <w:sz w:val="24"/>
          <w:szCs w:val="24"/>
        </w:rPr>
      </w:pPr>
      <w:r w:rsidRPr="008F09EA">
        <w:rPr>
          <w:rFonts w:ascii="Times New Roman" w:hAnsi="Times New Roman" w:cs="Times New Roman"/>
          <w:b/>
          <w:bCs/>
          <w:sz w:val="24"/>
          <w:szCs w:val="24"/>
        </w:rPr>
        <w:t>Socioeconomic status</w:t>
      </w:r>
      <w:r w:rsidRPr="008F09EA">
        <w:rPr>
          <w:rFonts w:ascii="Times New Roman" w:hAnsi="Times New Roman" w:cs="Times New Roman"/>
          <w:sz w:val="24"/>
          <w:szCs w:val="24"/>
        </w:rPr>
        <w:t xml:space="preserve"> (Low, Middle, High)</w:t>
      </w:r>
    </w:p>
    <w:p w14:paraId="0D835A9E" w14:textId="77777777" w:rsidR="008F09EA" w:rsidRPr="008F09EA" w:rsidRDefault="008F09EA" w:rsidP="008F09EA">
      <w:pPr>
        <w:spacing w:line="480" w:lineRule="auto"/>
        <w:jc w:val="both"/>
        <w:rPr>
          <w:rFonts w:ascii="Times New Roman" w:hAnsi="Times New Roman" w:cs="Times New Roman"/>
          <w:sz w:val="24"/>
          <w:szCs w:val="24"/>
        </w:rPr>
      </w:pPr>
      <w:r w:rsidRPr="008F09EA">
        <w:rPr>
          <w:rFonts w:ascii="Times New Roman" w:hAnsi="Times New Roman" w:cs="Times New Roman"/>
          <w:sz w:val="24"/>
          <w:szCs w:val="24"/>
        </w:rPr>
        <w:t>Once the strata are identified, participants will be randomly selected from each group to ensure proportional representation. This ensures that each subgroup within the population is adequately represented in the final sample, which helps in minimizing bias and increasing the generalizability of the findings.</w:t>
      </w:r>
    </w:p>
    <w:p w14:paraId="0849BCAB" w14:textId="77777777" w:rsidR="008F09EA" w:rsidRPr="008F09EA" w:rsidRDefault="008F09EA" w:rsidP="008F09EA">
      <w:pPr>
        <w:spacing w:line="480" w:lineRule="auto"/>
        <w:jc w:val="both"/>
        <w:rPr>
          <w:rFonts w:ascii="Times New Roman" w:hAnsi="Times New Roman" w:cs="Times New Roman"/>
          <w:b/>
          <w:sz w:val="24"/>
          <w:szCs w:val="24"/>
          <w:lang w:val="en-US"/>
        </w:rPr>
      </w:pPr>
      <w:r w:rsidRPr="008F09EA">
        <w:rPr>
          <w:rFonts w:ascii="Times New Roman" w:hAnsi="Times New Roman" w:cs="Times New Roman"/>
          <w:b/>
          <w:sz w:val="24"/>
          <w:szCs w:val="24"/>
          <w:lang w:val="en-US"/>
        </w:rPr>
        <w:t>Sample Size</w:t>
      </w:r>
    </w:p>
    <w:p w14:paraId="20EA799D" w14:textId="0FD79569" w:rsidR="007073E2" w:rsidRDefault="008F09EA" w:rsidP="008F09EA">
      <w:pPr>
        <w:spacing w:line="480" w:lineRule="auto"/>
        <w:jc w:val="both"/>
        <w:rPr>
          <w:rFonts w:ascii="Times New Roman" w:hAnsi="Times New Roman" w:cs="Times New Roman"/>
          <w:sz w:val="24"/>
          <w:szCs w:val="24"/>
          <w:lang w:val="en-US"/>
        </w:rPr>
      </w:pPr>
      <w:r w:rsidRPr="008F09EA">
        <w:rPr>
          <w:rFonts w:ascii="Times New Roman" w:hAnsi="Times New Roman" w:cs="Times New Roman"/>
          <w:sz w:val="24"/>
          <w:szCs w:val="24"/>
          <w:lang w:val="en-US"/>
        </w:rPr>
        <w:t>The sample size for this study will be determined using the Cochran formula for sample size calculation, which is commonly used in social science research to estimate the minimum number of respondents needed for statistical significance. The formula is given by:</w:t>
      </w:r>
    </w:p>
    <w:p w14:paraId="1FAB2985" w14:textId="24BE2FEE" w:rsidR="008F09EA" w:rsidRDefault="008F09EA" w:rsidP="00AA7E4D">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noProof/>
        </w:rPr>
        <w:drawing>
          <wp:inline distT="0" distB="0" distL="0" distR="0" wp14:anchorId="11E1BCD3" wp14:editId="1C15B0CA">
            <wp:extent cx="1628775" cy="657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28775" cy="657225"/>
                    </a:xfrm>
                    <a:prstGeom prst="rect">
                      <a:avLst/>
                    </a:prstGeom>
                  </pic:spPr>
                </pic:pic>
              </a:graphicData>
            </a:graphic>
          </wp:inline>
        </w:drawing>
      </w:r>
    </w:p>
    <w:p w14:paraId="3F1DD4A3" w14:textId="77777777" w:rsidR="008F09EA" w:rsidRPr="008F09EA" w:rsidRDefault="008F09EA" w:rsidP="008F09EA">
      <w:pPr>
        <w:spacing w:line="480" w:lineRule="auto"/>
        <w:jc w:val="both"/>
        <w:rPr>
          <w:rFonts w:ascii="Times New Roman" w:hAnsi="Times New Roman" w:cs="Times New Roman"/>
          <w:sz w:val="24"/>
          <w:szCs w:val="24"/>
        </w:rPr>
      </w:pPr>
      <w:r w:rsidRPr="008F09EA">
        <w:rPr>
          <w:rFonts w:ascii="Times New Roman" w:hAnsi="Times New Roman" w:cs="Times New Roman"/>
          <w:sz w:val="24"/>
          <w:szCs w:val="24"/>
        </w:rPr>
        <w:lastRenderedPageBreak/>
        <w:t>Where:</w:t>
      </w:r>
    </w:p>
    <w:p w14:paraId="76734AD3" w14:textId="4AF4DCF9" w:rsidR="008F09EA" w:rsidRPr="008F09EA" w:rsidRDefault="008F09EA" w:rsidP="008F09EA">
      <w:pPr>
        <w:numPr>
          <w:ilvl w:val="0"/>
          <w:numId w:val="5"/>
        </w:numPr>
        <w:spacing w:line="480" w:lineRule="auto"/>
        <w:jc w:val="both"/>
        <w:rPr>
          <w:rFonts w:ascii="Times New Roman" w:hAnsi="Times New Roman" w:cs="Times New Roman"/>
          <w:sz w:val="24"/>
          <w:szCs w:val="24"/>
        </w:rPr>
      </w:pPr>
      <w:r w:rsidRPr="008F09EA">
        <w:rPr>
          <w:rFonts w:ascii="Times New Roman" w:hAnsi="Times New Roman" w:cs="Times New Roman"/>
          <w:sz w:val="24"/>
          <w:szCs w:val="24"/>
        </w:rPr>
        <w:t>n = sample size</w:t>
      </w:r>
    </w:p>
    <w:p w14:paraId="400A8A25" w14:textId="3D4DE4BC" w:rsidR="008F09EA" w:rsidRPr="008F09EA" w:rsidRDefault="008F09EA" w:rsidP="008F09EA">
      <w:pPr>
        <w:numPr>
          <w:ilvl w:val="0"/>
          <w:numId w:val="5"/>
        </w:numPr>
        <w:spacing w:line="480" w:lineRule="auto"/>
        <w:jc w:val="both"/>
        <w:rPr>
          <w:rFonts w:ascii="Times New Roman" w:hAnsi="Times New Roman" w:cs="Times New Roman"/>
          <w:sz w:val="24"/>
          <w:szCs w:val="24"/>
        </w:rPr>
      </w:pPr>
      <w:r w:rsidRPr="008F09EA">
        <w:rPr>
          <w:rFonts w:ascii="Times New Roman" w:hAnsi="Times New Roman" w:cs="Times New Roman"/>
          <w:sz w:val="24"/>
          <w:szCs w:val="24"/>
        </w:rPr>
        <w:t>Z= Z-value (1.96 for a 95% confidence level)</w:t>
      </w:r>
    </w:p>
    <w:p w14:paraId="6F629344" w14:textId="4C7C435D" w:rsidR="008F09EA" w:rsidRPr="008F09EA" w:rsidRDefault="008F09EA" w:rsidP="008F09EA">
      <w:pPr>
        <w:numPr>
          <w:ilvl w:val="0"/>
          <w:numId w:val="5"/>
        </w:numPr>
        <w:spacing w:line="480" w:lineRule="auto"/>
        <w:jc w:val="both"/>
        <w:rPr>
          <w:rFonts w:ascii="Times New Roman" w:hAnsi="Times New Roman" w:cs="Times New Roman"/>
          <w:sz w:val="24"/>
          <w:szCs w:val="24"/>
        </w:rPr>
      </w:pPr>
      <w:r w:rsidRPr="008F09EA">
        <w:rPr>
          <w:rFonts w:ascii="Times New Roman" w:hAnsi="Times New Roman" w:cs="Times New Roman"/>
          <w:sz w:val="24"/>
          <w:szCs w:val="24"/>
        </w:rPr>
        <w:t>p = estimated proportion of the population (0.5 is used for maximum variability when no prior estimate is available)</w:t>
      </w:r>
    </w:p>
    <w:p w14:paraId="33B89223" w14:textId="37F0D273" w:rsidR="008F09EA" w:rsidRPr="008F09EA" w:rsidRDefault="008F09EA" w:rsidP="008F09EA">
      <w:pPr>
        <w:numPr>
          <w:ilvl w:val="0"/>
          <w:numId w:val="5"/>
        </w:numPr>
        <w:spacing w:line="480" w:lineRule="auto"/>
        <w:jc w:val="both"/>
        <w:rPr>
          <w:rFonts w:ascii="Times New Roman" w:hAnsi="Times New Roman" w:cs="Times New Roman"/>
          <w:sz w:val="24"/>
          <w:szCs w:val="24"/>
        </w:rPr>
      </w:pPr>
      <w:r w:rsidRPr="008F09EA">
        <w:rPr>
          <w:rFonts w:ascii="Times New Roman" w:hAnsi="Times New Roman" w:cs="Times New Roman"/>
          <w:sz w:val="24"/>
          <w:szCs w:val="24"/>
        </w:rPr>
        <w:t>E = margin of error (0.05 for a 5% margin of error)</w:t>
      </w:r>
    </w:p>
    <w:p w14:paraId="1EAEDB87" w14:textId="4B1E75CB" w:rsidR="008F09EA" w:rsidRPr="008F09EA" w:rsidRDefault="008F09EA" w:rsidP="008F09EA">
      <w:pPr>
        <w:spacing w:line="480" w:lineRule="auto"/>
        <w:jc w:val="both"/>
        <w:rPr>
          <w:rFonts w:ascii="Times New Roman" w:hAnsi="Times New Roman" w:cs="Times New Roman"/>
          <w:sz w:val="24"/>
          <w:szCs w:val="24"/>
          <w:lang w:val="en-US"/>
        </w:rPr>
      </w:pPr>
      <w:r w:rsidRPr="008F09EA">
        <w:rPr>
          <w:rFonts w:ascii="Times New Roman" w:hAnsi="Times New Roman" w:cs="Times New Roman"/>
          <w:sz w:val="24"/>
          <w:szCs w:val="24"/>
          <w:lang w:val="en-US"/>
        </w:rPr>
        <w:t xml:space="preserve">Given Alimosho LGA's large population, a sample size of </w:t>
      </w:r>
      <w:del w:id="1" w:author="janefrancess stanley" w:date="2025-06-19T10:51:00Z">
        <w:r w:rsidRPr="008F09EA">
          <w:rPr>
            <w:rFonts w:ascii="Times New Roman" w:hAnsi="Times New Roman" w:cs="Times New Roman"/>
            <w:sz w:val="24"/>
            <w:szCs w:val="24"/>
            <w:lang w:val="en-US"/>
          </w:rPr>
          <w:delText>400</w:delText>
        </w:r>
      </w:del>
      <w:ins w:id="2" w:author="janefrancess stanley" w:date="2025-06-19T10:51:00Z">
        <w:r w:rsidR="007F4BAE">
          <w:rPr>
            <w:rFonts w:ascii="Times New Roman" w:hAnsi="Times New Roman" w:cs="Times New Roman"/>
            <w:sz w:val="24"/>
            <w:szCs w:val="24"/>
            <w:lang w:val="en-US"/>
          </w:rPr>
          <w:t>3</w:t>
        </w:r>
        <w:r w:rsidRPr="008F09EA">
          <w:rPr>
            <w:rFonts w:ascii="Times New Roman" w:hAnsi="Times New Roman" w:cs="Times New Roman"/>
            <w:sz w:val="24"/>
            <w:szCs w:val="24"/>
            <w:lang w:val="en-US"/>
          </w:rPr>
          <w:t>00</w:t>
        </w:r>
      </w:ins>
      <w:r w:rsidRPr="008F09EA">
        <w:rPr>
          <w:rFonts w:ascii="Times New Roman" w:hAnsi="Times New Roman" w:cs="Times New Roman"/>
          <w:sz w:val="24"/>
          <w:szCs w:val="24"/>
          <w:lang w:val="en-US"/>
        </w:rPr>
        <w:t xml:space="preserve"> respondents will be targeted to ensure the study’s results are robust and representative. This sample size will allow for adequate statistical power to detect meaningful relationships and patterns in the data, and it will provide a broad range of insights into the impact of social media on vaccination perceptions and decision-making.</w:t>
      </w:r>
    </w:p>
    <w:p w14:paraId="2F4186F8" w14:textId="352895B9" w:rsidR="008F09EA" w:rsidRDefault="008F09EA" w:rsidP="008F09EA">
      <w:pPr>
        <w:spacing w:line="480" w:lineRule="auto"/>
        <w:jc w:val="both"/>
        <w:rPr>
          <w:rFonts w:ascii="Times New Roman" w:hAnsi="Times New Roman" w:cs="Times New Roman"/>
          <w:sz w:val="24"/>
          <w:szCs w:val="24"/>
          <w:lang w:val="en-US"/>
        </w:rPr>
      </w:pPr>
      <w:r w:rsidRPr="008F09EA">
        <w:rPr>
          <w:rFonts w:ascii="Times New Roman" w:hAnsi="Times New Roman" w:cs="Times New Roman"/>
          <w:sz w:val="24"/>
          <w:szCs w:val="24"/>
          <w:lang w:val="en-US"/>
        </w:rPr>
        <w:t>In addition, the sample will be distributed across the identified strata based on the proportion of each group in the population to ensure balanced representation. This ensures that the study accounts for possible variations in how different demographic groups use social media and respond to vaccination campaigns.</w:t>
      </w:r>
    </w:p>
    <w:p w14:paraId="3BA94C3D" w14:textId="6F367BB4" w:rsidR="004320BF" w:rsidRDefault="004320BF" w:rsidP="004320BF">
      <w:pPr>
        <w:spacing w:before="240" w:after="200" w:line="480" w:lineRule="auto"/>
        <w:rPr>
          <w:rFonts w:ascii="Times New Roman" w:hAnsi="Times New Roman" w:cs="Times New Roman"/>
          <w:sz w:val="24"/>
          <w:szCs w:val="24"/>
          <w:lang w:val="en-US"/>
        </w:rPr>
      </w:pPr>
      <w:r>
        <w:rPr>
          <w:rFonts w:ascii="Times New Roman" w:eastAsia="Calibri" w:hAnsi="Times New Roman" w:cs="Times New Roman"/>
          <w:b/>
          <w:bCs/>
          <w:color w:val="000000"/>
          <w:sz w:val="24"/>
          <w:lang w:val="en-US"/>
        </w:rPr>
        <w:t>3.5</w:t>
      </w:r>
      <w:r>
        <w:rPr>
          <w:rFonts w:ascii="Times New Roman" w:eastAsia="Calibri" w:hAnsi="Times New Roman" w:cs="Times New Roman"/>
          <w:b/>
          <w:bCs/>
          <w:color w:val="000000"/>
          <w:sz w:val="24"/>
          <w:lang w:val="en-US"/>
        </w:rPr>
        <w:tab/>
      </w:r>
      <w:r w:rsidRPr="004320BF">
        <w:rPr>
          <w:rFonts w:ascii="Times New Roman" w:eastAsia="Calibri" w:hAnsi="Times New Roman" w:cs="Times New Roman"/>
          <w:b/>
          <w:bCs/>
          <w:color w:val="000000"/>
          <w:sz w:val="24"/>
          <w:lang w:val="en-US"/>
        </w:rPr>
        <w:t>Data Collection Instrument and Validation</w:t>
      </w:r>
    </w:p>
    <w:p w14:paraId="041780EB" w14:textId="505DB974" w:rsidR="004320BF" w:rsidRPr="004320BF" w:rsidRDefault="004320BF" w:rsidP="004320BF">
      <w:pPr>
        <w:spacing w:line="480" w:lineRule="auto"/>
        <w:jc w:val="both"/>
        <w:rPr>
          <w:rFonts w:ascii="Times New Roman" w:hAnsi="Times New Roman" w:cs="Times New Roman"/>
          <w:sz w:val="24"/>
          <w:szCs w:val="24"/>
          <w:lang w:val="en-US"/>
        </w:rPr>
      </w:pPr>
      <w:r w:rsidRPr="004320BF">
        <w:rPr>
          <w:rFonts w:ascii="Times New Roman" w:hAnsi="Times New Roman" w:cs="Times New Roman"/>
          <w:sz w:val="24"/>
          <w:szCs w:val="24"/>
          <w:lang w:val="en-US"/>
        </w:rPr>
        <w:t xml:space="preserve">For this study, a structured questionnaire will be used as the primary data collection instrument. The questionnaire will be designed to capture both quantitative and qualitative data related to the research objectives. It will consist of a combination of closed-ended and open-ended questions to provide a comprehensive assessment of the participants' awareness, adoption, and perceptions regarding the role of social media in vaccination programs. The questionnaire will be divided into several sections, including demographic information, awareness of social media as a health information source, adoption of social media for health information, and perceptions </w:t>
      </w:r>
      <w:r w:rsidRPr="004320BF">
        <w:rPr>
          <w:rFonts w:ascii="Times New Roman" w:hAnsi="Times New Roman" w:cs="Times New Roman"/>
          <w:sz w:val="24"/>
          <w:szCs w:val="24"/>
          <w:lang w:val="en-US"/>
        </w:rPr>
        <w:lastRenderedPageBreak/>
        <w:t>and decision-making regarding vaccination. The demographic section will capture respondents’ age, gender, educational background, and socioeconomic status. The section on awareness will evaluate the extent to which respondents recognize social media as a reliable channel for accessing vaccination-related healthcare information. The adoption section will focus on how frequently respondents use social media to seek vaccination and immunization information, while the final section will examine how social media influences public perceptions and decision-making about vaccination.</w:t>
      </w:r>
    </w:p>
    <w:p w14:paraId="2595D76A" w14:textId="06B45CEE" w:rsidR="004320BF" w:rsidRPr="004320BF" w:rsidRDefault="004320BF" w:rsidP="004320BF">
      <w:pPr>
        <w:spacing w:line="480" w:lineRule="auto"/>
        <w:jc w:val="both"/>
        <w:rPr>
          <w:rFonts w:ascii="Times New Roman" w:hAnsi="Times New Roman" w:cs="Times New Roman"/>
          <w:sz w:val="24"/>
          <w:szCs w:val="24"/>
          <w:lang w:val="en-US"/>
        </w:rPr>
      </w:pPr>
      <w:r w:rsidRPr="004320BF">
        <w:rPr>
          <w:rFonts w:ascii="Times New Roman" w:hAnsi="Times New Roman" w:cs="Times New Roman"/>
          <w:sz w:val="24"/>
          <w:szCs w:val="24"/>
          <w:lang w:val="en-US"/>
        </w:rPr>
        <w:t>In addition to the structured questionnaire, semi-structured interviews and focus group discussions (FGDs) will be conducted with a subset of respondents to gain deeper insights into the role of social media in shaping public perceptions and decisions about vaccination. These qualitative methods will allow for a more nuanced understanding of the factors influencing vaccination decisions.</w:t>
      </w:r>
    </w:p>
    <w:p w14:paraId="41E1F961" w14:textId="764D1891" w:rsidR="004320BF" w:rsidRPr="004320BF" w:rsidRDefault="004320BF" w:rsidP="004320BF">
      <w:pPr>
        <w:spacing w:line="480" w:lineRule="auto"/>
        <w:jc w:val="both"/>
        <w:rPr>
          <w:rFonts w:ascii="Times New Roman" w:hAnsi="Times New Roman" w:cs="Times New Roman"/>
          <w:sz w:val="24"/>
          <w:szCs w:val="24"/>
          <w:lang w:val="en-US"/>
        </w:rPr>
      </w:pPr>
      <w:r w:rsidRPr="004320BF">
        <w:rPr>
          <w:rFonts w:ascii="Times New Roman" w:hAnsi="Times New Roman" w:cs="Times New Roman"/>
          <w:sz w:val="24"/>
          <w:szCs w:val="24"/>
          <w:lang w:val="en-US"/>
        </w:rPr>
        <w:t xml:space="preserve">To ensure the reliability and validity of the data collection instrument, a validation process will be implemented. First, content validity will be established by having a panel of experts in public health, social media, and research methodology review the instrument to ensure that the questions are comprehensive, relevant, and clear. Their feedback will help refine the instrument to align with the research objectives. According to Bolarinwa et al. (2023), expert reviews are essential for confirming that the instrument covers all relevant aspects of the study. Second, a pilot test will be conducted with a small sample (about 30 individuals) to identify any issues with the clarity or wording of the questions and to assess the instrument’s reliability. The feedback from the pilot test will allow for further adjustments to improve the instrument. The pilot testing process also serves to evaluate the instrument’s reliability by measuring its internal consistency using Cronbach’s alpha. A reliability coefficient of 0.7 or higher will indicate acceptable consistency. For face validity, the instrument will be reviewed to ensure that the questions appear to measure the intended constructs accurately. This process, as noted by Burns </w:t>
      </w:r>
      <w:r w:rsidRPr="004320BF">
        <w:rPr>
          <w:rFonts w:ascii="Times New Roman" w:hAnsi="Times New Roman" w:cs="Times New Roman"/>
          <w:sz w:val="24"/>
          <w:szCs w:val="24"/>
          <w:lang w:val="en-US"/>
        </w:rPr>
        <w:lastRenderedPageBreak/>
        <w:t>and Grove (2022), is critical for ensuring that the instrument is suitable for capturing the desired data. Finally, the interview guide for the qualitative component will also be reviewed by experts to ensure it is designed to elicit meaningful and relevant responses, ensuring that the qualitative data gathered will complement the quantitative findings effectively.</w:t>
      </w:r>
    </w:p>
    <w:p w14:paraId="1528C7AC" w14:textId="77777777" w:rsidR="004320BF" w:rsidRPr="004320BF" w:rsidRDefault="004320BF" w:rsidP="004320BF">
      <w:pPr>
        <w:spacing w:line="480" w:lineRule="auto"/>
        <w:jc w:val="both"/>
        <w:rPr>
          <w:rFonts w:ascii="Times New Roman" w:hAnsi="Times New Roman" w:cs="Times New Roman"/>
          <w:sz w:val="24"/>
          <w:szCs w:val="24"/>
          <w:lang w:val="en-US"/>
        </w:rPr>
      </w:pPr>
      <w:r w:rsidRPr="004320BF">
        <w:rPr>
          <w:rFonts w:ascii="Times New Roman" w:hAnsi="Times New Roman" w:cs="Times New Roman"/>
          <w:sz w:val="24"/>
          <w:szCs w:val="24"/>
          <w:lang w:val="en-US"/>
        </w:rPr>
        <w:t>By implementing these validation techniques, the study aims to ensure that the data collection instrument is both reliable and valid, providing accurate and meaningful data to address the research objectives.</w:t>
      </w:r>
    </w:p>
    <w:p w14:paraId="6D28888C" w14:textId="470B65AF" w:rsidR="007073E2" w:rsidRPr="003E5BE4" w:rsidRDefault="007073E2" w:rsidP="00AA7E4D">
      <w:pPr>
        <w:spacing w:line="480" w:lineRule="auto"/>
        <w:jc w:val="both"/>
        <w:rPr>
          <w:rFonts w:ascii="Times New Roman" w:hAnsi="Times New Roman" w:cs="Times New Roman"/>
          <w:sz w:val="14"/>
          <w:szCs w:val="24"/>
          <w:lang w:val="en-US"/>
        </w:rPr>
      </w:pPr>
    </w:p>
    <w:p w14:paraId="115D555D" w14:textId="31575D0F" w:rsidR="003E5BE4" w:rsidRDefault="003E5BE4" w:rsidP="003E5BE4">
      <w:pPr>
        <w:spacing w:before="240" w:after="200" w:line="480" w:lineRule="auto"/>
        <w:rPr>
          <w:rFonts w:ascii="Times New Roman" w:hAnsi="Times New Roman" w:cs="Times New Roman"/>
          <w:sz w:val="24"/>
          <w:szCs w:val="24"/>
          <w:lang w:val="en-US"/>
        </w:rPr>
      </w:pPr>
      <w:r>
        <w:rPr>
          <w:rFonts w:ascii="Times New Roman" w:eastAsia="Calibri" w:hAnsi="Times New Roman" w:cs="Times New Roman"/>
          <w:b/>
          <w:bCs/>
          <w:color w:val="000000"/>
          <w:sz w:val="24"/>
          <w:lang w:val="en-US"/>
        </w:rPr>
        <w:t>3.6</w:t>
      </w:r>
      <w:r>
        <w:rPr>
          <w:rFonts w:ascii="Times New Roman" w:eastAsia="Calibri" w:hAnsi="Times New Roman" w:cs="Times New Roman"/>
          <w:b/>
          <w:bCs/>
          <w:color w:val="000000"/>
          <w:sz w:val="24"/>
          <w:lang w:val="en-US"/>
        </w:rPr>
        <w:tab/>
      </w:r>
      <w:r w:rsidRPr="003E5BE4">
        <w:rPr>
          <w:rFonts w:ascii="Times New Roman" w:eastAsia="Calibri" w:hAnsi="Times New Roman" w:cs="Times New Roman"/>
          <w:b/>
          <w:bCs/>
          <w:color w:val="000000"/>
          <w:sz w:val="24"/>
          <w:lang w:val="en-US"/>
        </w:rPr>
        <w:t>Method of Data Analysis</w:t>
      </w:r>
    </w:p>
    <w:p w14:paraId="1B48CA1C" w14:textId="666FFE30" w:rsidR="007073E2" w:rsidRDefault="00F574BA" w:rsidP="00AA7E4D">
      <w:pPr>
        <w:spacing w:line="480" w:lineRule="auto"/>
        <w:jc w:val="both"/>
        <w:rPr>
          <w:rFonts w:ascii="Times New Roman" w:hAnsi="Times New Roman" w:cs="Times New Roman"/>
          <w:sz w:val="24"/>
          <w:szCs w:val="24"/>
          <w:lang w:val="en-US"/>
        </w:rPr>
      </w:pPr>
      <w:r w:rsidRPr="00F574BA">
        <w:rPr>
          <w:rFonts w:ascii="Times New Roman" w:hAnsi="Times New Roman" w:cs="Times New Roman"/>
          <w:sz w:val="24"/>
          <w:szCs w:val="24"/>
          <w:lang w:val="en-US"/>
        </w:rPr>
        <w:t>The data collected for this study will be analyzed using both quantitative and qualitative methods to provide a comprehensive understanding of how social media influences vaccination-related behaviors and perceptions in Alimosho Local Government Area (LGA). The data analysis process will be carried out in a structured manner, employing appropriate techniques for each type of data collected.</w:t>
      </w:r>
    </w:p>
    <w:p w14:paraId="1F84EEFA" w14:textId="660F3958" w:rsidR="00F574BA" w:rsidRPr="00F574BA" w:rsidRDefault="00F574BA" w:rsidP="00F574BA">
      <w:pPr>
        <w:spacing w:line="480" w:lineRule="auto"/>
        <w:jc w:val="both"/>
        <w:rPr>
          <w:rFonts w:ascii="Times New Roman" w:hAnsi="Times New Roman" w:cs="Times New Roman"/>
          <w:sz w:val="24"/>
          <w:szCs w:val="24"/>
          <w:lang w:val="en-US"/>
        </w:rPr>
      </w:pPr>
      <w:r w:rsidRPr="00F574BA">
        <w:rPr>
          <w:rFonts w:ascii="Times New Roman" w:hAnsi="Times New Roman" w:cs="Times New Roman"/>
          <w:sz w:val="24"/>
          <w:szCs w:val="24"/>
          <w:lang w:val="en-US"/>
        </w:rPr>
        <w:t>The quantitative data from the structured questionnaire will be analyzed using descriptive statistics and inferential statistics. Descriptive statistics, including frequencies, percentages, mean scores, and standard deviations, will be used to summarize and present the demographic characteristics of the respondents, as well as to assess the awareness and adoption of social media for vaccination-related information. These statistics will provide a clear overview of the distribution of key variables and will serve as a basis for further analysis.</w:t>
      </w:r>
    </w:p>
    <w:p w14:paraId="54F675CA" w14:textId="49D0B07B" w:rsidR="007073E2" w:rsidRDefault="00F574BA" w:rsidP="00F574BA">
      <w:pPr>
        <w:spacing w:line="480" w:lineRule="auto"/>
        <w:jc w:val="both"/>
        <w:rPr>
          <w:rFonts w:ascii="Times New Roman" w:hAnsi="Times New Roman" w:cs="Times New Roman"/>
          <w:sz w:val="24"/>
          <w:szCs w:val="24"/>
          <w:lang w:val="en-US"/>
        </w:rPr>
      </w:pPr>
      <w:r w:rsidRPr="00F574BA">
        <w:rPr>
          <w:rFonts w:ascii="Times New Roman" w:hAnsi="Times New Roman" w:cs="Times New Roman"/>
          <w:sz w:val="24"/>
          <w:szCs w:val="24"/>
          <w:lang w:val="en-US"/>
        </w:rPr>
        <w:t xml:space="preserve">To assess the relationships between social media usage and vaccination perceptions, correlation analysis will be conducted to determine the strength and direction of the association between the frequency of social media use and respondents’ attitudes towards vaccination. Additionally, regression analysis may be employed to examine the impact of social media exposure on </w:t>
      </w:r>
      <w:r w:rsidRPr="00F574BA">
        <w:rPr>
          <w:rFonts w:ascii="Times New Roman" w:hAnsi="Times New Roman" w:cs="Times New Roman"/>
          <w:sz w:val="24"/>
          <w:szCs w:val="24"/>
          <w:lang w:val="en-US"/>
        </w:rPr>
        <w:lastRenderedPageBreak/>
        <w:t>vaccination decision-making, allowing for the identification of predictive factors and their significance. The analysis will be conducted using SPSS (Statistical Package for Social Sciences) or Stata, which are reliable software packages commonly used in social research.</w:t>
      </w:r>
    </w:p>
    <w:p w14:paraId="57C33F48" w14:textId="785F8006" w:rsidR="007073E2" w:rsidRDefault="007073E2" w:rsidP="00AA7E4D">
      <w:pPr>
        <w:spacing w:line="480" w:lineRule="auto"/>
        <w:jc w:val="both"/>
        <w:rPr>
          <w:rFonts w:ascii="Times New Roman" w:hAnsi="Times New Roman" w:cs="Times New Roman"/>
          <w:sz w:val="24"/>
          <w:szCs w:val="24"/>
          <w:lang w:val="en-US"/>
        </w:rPr>
      </w:pPr>
    </w:p>
    <w:p w14:paraId="02BF6257" w14:textId="7743D669" w:rsidR="007073E2" w:rsidRDefault="00F574BA" w:rsidP="00F574BA">
      <w:pPr>
        <w:spacing w:before="240" w:after="200" w:line="480" w:lineRule="auto"/>
        <w:rPr>
          <w:rFonts w:ascii="Times New Roman" w:hAnsi="Times New Roman" w:cs="Times New Roman"/>
          <w:sz w:val="24"/>
          <w:szCs w:val="24"/>
          <w:lang w:val="en-US"/>
        </w:rPr>
      </w:pPr>
      <w:r>
        <w:rPr>
          <w:rFonts w:ascii="Times New Roman" w:eastAsia="Calibri" w:hAnsi="Times New Roman" w:cs="Times New Roman"/>
          <w:b/>
          <w:bCs/>
          <w:color w:val="000000"/>
          <w:sz w:val="24"/>
          <w:lang w:val="en-US"/>
        </w:rPr>
        <w:t>3.7</w:t>
      </w:r>
      <w:r>
        <w:rPr>
          <w:rFonts w:ascii="Times New Roman" w:eastAsia="Calibri" w:hAnsi="Times New Roman" w:cs="Times New Roman"/>
          <w:b/>
          <w:bCs/>
          <w:color w:val="000000"/>
          <w:sz w:val="24"/>
          <w:lang w:val="en-US"/>
        </w:rPr>
        <w:tab/>
      </w:r>
      <w:r w:rsidRPr="00F574BA">
        <w:rPr>
          <w:rFonts w:ascii="Times New Roman" w:eastAsia="Calibri" w:hAnsi="Times New Roman" w:cs="Times New Roman"/>
          <w:b/>
          <w:bCs/>
          <w:color w:val="000000"/>
          <w:sz w:val="24"/>
          <w:lang w:val="en-US"/>
        </w:rPr>
        <w:t>Limitation of the methodology</w:t>
      </w:r>
    </w:p>
    <w:p w14:paraId="57CEF698" w14:textId="2D4ECF54" w:rsidR="00F574BA" w:rsidRPr="00F574BA" w:rsidRDefault="00F574BA" w:rsidP="00373C45">
      <w:pPr>
        <w:spacing w:line="480" w:lineRule="auto"/>
        <w:jc w:val="both"/>
        <w:rPr>
          <w:rFonts w:ascii="Times New Roman" w:hAnsi="Times New Roman" w:cs="Times New Roman"/>
          <w:sz w:val="24"/>
          <w:szCs w:val="24"/>
          <w:lang w:val="en-US"/>
        </w:rPr>
      </w:pPr>
      <w:r w:rsidRPr="00F574BA">
        <w:rPr>
          <w:rFonts w:ascii="Times New Roman" w:hAnsi="Times New Roman" w:cs="Times New Roman"/>
          <w:sz w:val="24"/>
          <w:szCs w:val="24"/>
          <w:lang w:val="en-US"/>
        </w:rPr>
        <w:t>While the methodology adopted for this study is designed to provide a comprehensive understanding of the role of social media in vaccination programs in Alimosho Local Government Area, certain limitations exist that may impact the generalizability or depth of the findings.</w:t>
      </w:r>
      <w:r w:rsidR="00373C45">
        <w:rPr>
          <w:rFonts w:ascii="Times New Roman" w:hAnsi="Times New Roman" w:cs="Times New Roman"/>
          <w:sz w:val="24"/>
          <w:szCs w:val="24"/>
          <w:lang w:val="en-US"/>
        </w:rPr>
        <w:t xml:space="preserve"> </w:t>
      </w:r>
      <w:r w:rsidRPr="00F574BA">
        <w:rPr>
          <w:rFonts w:ascii="Times New Roman" w:hAnsi="Times New Roman" w:cs="Times New Roman"/>
          <w:sz w:val="24"/>
          <w:szCs w:val="24"/>
          <w:lang w:val="en-US"/>
        </w:rPr>
        <w:t>One of the primary limitations is the sampling method. Although stratified random sampling will be used to ensure a representative sample across different demographic groups, it is possible that some groups may be underrepresented if certain subpopulations within Alimosho LGA are difficult to reach or less likely to engage in social media. For instance, individuals in rural or low-income areas with limited access to the internet may not be adequately represented, potentially skewing the findings towards the experiences of urban, higher-income residents who have greater access to social media platforms. This limitation could affect the generalizability of the results to the entire LGA population.</w:t>
      </w:r>
    </w:p>
    <w:p w14:paraId="095CA49B" w14:textId="17C79375" w:rsidR="00F574BA" w:rsidRPr="00F574BA" w:rsidRDefault="00F574BA" w:rsidP="00373C45">
      <w:pPr>
        <w:spacing w:line="480" w:lineRule="auto"/>
        <w:jc w:val="both"/>
        <w:rPr>
          <w:rFonts w:ascii="Times New Roman" w:hAnsi="Times New Roman" w:cs="Times New Roman"/>
          <w:sz w:val="24"/>
          <w:szCs w:val="24"/>
          <w:lang w:val="en-US"/>
        </w:rPr>
      </w:pPr>
      <w:r w:rsidRPr="00F574BA">
        <w:rPr>
          <w:rFonts w:ascii="Times New Roman" w:hAnsi="Times New Roman" w:cs="Times New Roman"/>
          <w:sz w:val="24"/>
          <w:szCs w:val="24"/>
          <w:lang w:val="en-US"/>
        </w:rPr>
        <w:t>Additionally, the self-reported nature of the data poses another limitation. Respondents may provide socially desirable responses or overstate their use of social media for health-related information, particularly in areas where vaccination campaigns are actively promoted. This social desirability bias could lead to an overestimation of the role of social media in shaping vaccination perceptions and decision-making.</w:t>
      </w:r>
    </w:p>
    <w:p w14:paraId="67C68739" w14:textId="3AD4FBAB" w:rsidR="00F574BA" w:rsidRPr="00F574BA" w:rsidRDefault="00F574BA" w:rsidP="00373C45">
      <w:pPr>
        <w:spacing w:line="480" w:lineRule="auto"/>
        <w:jc w:val="both"/>
        <w:rPr>
          <w:rFonts w:ascii="Times New Roman" w:hAnsi="Times New Roman" w:cs="Times New Roman"/>
          <w:sz w:val="24"/>
          <w:szCs w:val="24"/>
          <w:lang w:val="en-US"/>
        </w:rPr>
      </w:pPr>
      <w:r w:rsidRPr="00F574BA">
        <w:rPr>
          <w:rFonts w:ascii="Times New Roman" w:hAnsi="Times New Roman" w:cs="Times New Roman"/>
          <w:sz w:val="24"/>
          <w:szCs w:val="24"/>
          <w:lang w:val="en-US"/>
        </w:rPr>
        <w:t xml:space="preserve">Another limitation arises from the cross-sectional design of the study, which captures data at a single point in time. As such, the study will not account for changes in social media usage patterns or vaccination perceptions over time. It is possible that respondents’ views on </w:t>
      </w:r>
      <w:r w:rsidRPr="00F574BA">
        <w:rPr>
          <w:rFonts w:ascii="Times New Roman" w:hAnsi="Times New Roman" w:cs="Times New Roman"/>
          <w:sz w:val="24"/>
          <w:szCs w:val="24"/>
          <w:lang w:val="en-US"/>
        </w:rPr>
        <w:lastRenderedPageBreak/>
        <w:t>vaccination and social media may shift in response to ongoing vaccination campaigns or public health messaging, limiting the ability to draw conclusions about long-term trends or causal relationships.</w:t>
      </w:r>
    </w:p>
    <w:p w14:paraId="67D676AA" w14:textId="33E6DDBA" w:rsidR="00F574BA" w:rsidRPr="00F574BA" w:rsidRDefault="00F574BA" w:rsidP="00373C45">
      <w:pPr>
        <w:spacing w:line="480" w:lineRule="auto"/>
        <w:jc w:val="both"/>
        <w:rPr>
          <w:rFonts w:ascii="Times New Roman" w:hAnsi="Times New Roman" w:cs="Times New Roman"/>
          <w:sz w:val="24"/>
          <w:szCs w:val="24"/>
          <w:lang w:val="en-US"/>
        </w:rPr>
      </w:pPr>
      <w:r w:rsidRPr="00F574BA">
        <w:rPr>
          <w:rFonts w:ascii="Times New Roman" w:hAnsi="Times New Roman" w:cs="Times New Roman"/>
          <w:sz w:val="24"/>
          <w:szCs w:val="24"/>
          <w:lang w:val="en-US"/>
        </w:rPr>
        <w:t>The qualitative data from the semi-structured interviews and focus group discussions are also subject to subjectivity and interpretation bias. Although efforts will be made to ensure reliability and validity through peer debriefing and member checking, the researcher’s interpretation of the data may still be influenced by personal biases or perspectives. Additionally, the findings from the qualitative interviews may not be fully representative of the larger population due to the small sample size of participants involved in these discussions.</w:t>
      </w:r>
    </w:p>
    <w:p w14:paraId="0F21C969" w14:textId="7A76A00C" w:rsidR="00F574BA" w:rsidRPr="00F574BA" w:rsidRDefault="00F574BA" w:rsidP="00373C45">
      <w:pPr>
        <w:spacing w:line="480" w:lineRule="auto"/>
        <w:jc w:val="both"/>
        <w:rPr>
          <w:rFonts w:ascii="Times New Roman" w:hAnsi="Times New Roman" w:cs="Times New Roman"/>
          <w:sz w:val="24"/>
          <w:szCs w:val="24"/>
          <w:lang w:val="en-US"/>
        </w:rPr>
      </w:pPr>
      <w:r w:rsidRPr="00F574BA">
        <w:rPr>
          <w:rFonts w:ascii="Times New Roman" w:hAnsi="Times New Roman" w:cs="Times New Roman"/>
          <w:sz w:val="24"/>
          <w:szCs w:val="24"/>
          <w:lang w:val="en-US"/>
        </w:rPr>
        <w:t>Finally, the study may face challenges related to access and cooperation from participants. While the research intends to sample a broad cross-section of the population, there may be difficulties in reaching certain segments of the population, particularly those who are less familiar with social media or who may not be willing to participate in the study. This could lead to response biases or a lack of diversity in the views captured.</w:t>
      </w:r>
    </w:p>
    <w:p w14:paraId="1E388C9A" w14:textId="77777777" w:rsidR="00F574BA" w:rsidRPr="00F574BA" w:rsidRDefault="00F574BA" w:rsidP="00373C45">
      <w:pPr>
        <w:spacing w:line="480" w:lineRule="auto"/>
        <w:jc w:val="both"/>
        <w:rPr>
          <w:rFonts w:ascii="Times New Roman" w:hAnsi="Times New Roman" w:cs="Times New Roman"/>
          <w:sz w:val="24"/>
          <w:szCs w:val="24"/>
          <w:lang w:val="en-US"/>
        </w:rPr>
      </w:pPr>
      <w:r w:rsidRPr="00F574BA">
        <w:rPr>
          <w:rFonts w:ascii="Times New Roman" w:hAnsi="Times New Roman" w:cs="Times New Roman"/>
          <w:sz w:val="24"/>
          <w:szCs w:val="24"/>
          <w:lang w:val="en-US"/>
        </w:rPr>
        <w:t>Despite these limitations, the methodology remains robust for addressing the research objectives. By employing a combination of quantitative and qualitative approaches, the study aims to provide a balanced and nuanced understanding of the role of social media in vaccination programs, while acknowledging the inherent limitations in data collection and analysis.</w:t>
      </w:r>
    </w:p>
    <w:p w14:paraId="4F141995" w14:textId="39828B66" w:rsidR="006000A7" w:rsidRDefault="006000A7" w:rsidP="00373C45">
      <w:pPr>
        <w:spacing w:line="480" w:lineRule="auto"/>
        <w:jc w:val="both"/>
        <w:rPr>
          <w:rFonts w:ascii="Times New Roman" w:hAnsi="Times New Roman" w:cs="Times New Roman"/>
          <w:sz w:val="24"/>
          <w:szCs w:val="24"/>
          <w:lang w:val="en-US"/>
        </w:rPr>
      </w:pPr>
    </w:p>
    <w:p w14:paraId="602A9022" w14:textId="5BE85E83" w:rsidR="009D7D2D" w:rsidRDefault="009D7D2D" w:rsidP="00373C45">
      <w:pPr>
        <w:spacing w:line="480" w:lineRule="auto"/>
        <w:jc w:val="both"/>
        <w:rPr>
          <w:rFonts w:ascii="Times New Roman" w:hAnsi="Times New Roman" w:cs="Times New Roman"/>
          <w:sz w:val="24"/>
          <w:szCs w:val="24"/>
          <w:lang w:val="en-US"/>
        </w:rPr>
      </w:pPr>
    </w:p>
    <w:p w14:paraId="7C7EB296" w14:textId="23960D05" w:rsidR="009D7D2D" w:rsidRDefault="009D7D2D" w:rsidP="00373C45">
      <w:pPr>
        <w:spacing w:line="480" w:lineRule="auto"/>
        <w:jc w:val="both"/>
        <w:rPr>
          <w:rFonts w:ascii="Times New Roman" w:hAnsi="Times New Roman" w:cs="Times New Roman"/>
          <w:sz w:val="24"/>
          <w:szCs w:val="24"/>
          <w:lang w:val="en-US"/>
        </w:rPr>
      </w:pPr>
    </w:p>
    <w:p w14:paraId="4E7E3B47" w14:textId="5BB4F10D" w:rsidR="009D7D2D" w:rsidRDefault="009D7D2D" w:rsidP="007073E2">
      <w:pPr>
        <w:spacing w:line="480" w:lineRule="auto"/>
        <w:jc w:val="center"/>
        <w:rPr>
          <w:rFonts w:ascii="Times New Roman" w:hAnsi="Times New Roman" w:cs="Times New Roman"/>
          <w:sz w:val="24"/>
          <w:szCs w:val="24"/>
          <w:lang w:val="en-US"/>
        </w:rPr>
      </w:pPr>
    </w:p>
    <w:p w14:paraId="47906CE5" w14:textId="0AAE599F" w:rsidR="009D7D2D" w:rsidRDefault="009D7D2D" w:rsidP="007073E2">
      <w:pPr>
        <w:spacing w:line="480" w:lineRule="auto"/>
        <w:jc w:val="center"/>
        <w:rPr>
          <w:rFonts w:ascii="Times New Roman" w:hAnsi="Times New Roman" w:cs="Times New Roman"/>
          <w:sz w:val="24"/>
          <w:szCs w:val="24"/>
          <w:lang w:val="en-US"/>
        </w:rPr>
      </w:pPr>
    </w:p>
    <w:p w14:paraId="58B48D1E" w14:textId="77777777" w:rsidR="002E1654" w:rsidRPr="00862546" w:rsidRDefault="002E1654" w:rsidP="002E1654">
      <w:pPr>
        <w:spacing w:after="0" w:line="360" w:lineRule="auto"/>
        <w:jc w:val="center"/>
        <w:rPr>
          <w:rFonts w:ascii="Times New Roman" w:eastAsia="Calibri" w:hAnsi="Times New Roman"/>
          <w:b/>
          <w:color w:val="000000" w:themeColor="text1"/>
          <w:sz w:val="26"/>
          <w:szCs w:val="26"/>
        </w:rPr>
      </w:pPr>
      <w:r w:rsidRPr="00862546">
        <w:rPr>
          <w:rFonts w:ascii="Times New Roman" w:eastAsia="Calibri" w:hAnsi="Times New Roman"/>
          <w:b/>
          <w:color w:val="000000" w:themeColor="text1"/>
          <w:sz w:val="26"/>
          <w:szCs w:val="26"/>
        </w:rPr>
        <w:lastRenderedPageBreak/>
        <w:t>CHAPTER FOUR:</w:t>
      </w:r>
    </w:p>
    <w:p w14:paraId="21968B4C" w14:textId="77777777" w:rsidR="002E1654" w:rsidRPr="00862546" w:rsidRDefault="002E1654" w:rsidP="002E1654">
      <w:pPr>
        <w:spacing w:after="0" w:line="360" w:lineRule="auto"/>
        <w:jc w:val="center"/>
        <w:rPr>
          <w:rFonts w:ascii="Times New Roman" w:eastAsia="Calibri" w:hAnsi="Times New Roman"/>
          <w:b/>
          <w:color w:val="000000" w:themeColor="text1"/>
          <w:sz w:val="26"/>
          <w:szCs w:val="26"/>
        </w:rPr>
      </w:pPr>
      <w:r w:rsidRPr="00862546">
        <w:rPr>
          <w:rFonts w:ascii="Times New Roman" w:eastAsia="Calibri" w:hAnsi="Times New Roman"/>
          <w:b/>
          <w:color w:val="000000" w:themeColor="text1"/>
          <w:sz w:val="26"/>
          <w:szCs w:val="26"/>
        </w:rPr>
        <w:t xml:space="preserve">DATA PRESENTATION AND RESULTS </w:t>
      </w:r>
    </w:p>
    <w:p w14:paraId="276A9C75" w14:textId="77777777" w:rsidR="002E1654" w:rsidRPr="00862546" w:rsidRDefault="002E1654" w:rsidP="002E1654">
      <w:pPr>
        <w:spacing w:after="0" w:line="360" w:lineRule="auto"/>
        <w:jc w:val="center"/>
        <w:rPr>
          <w:rFonts w:ascii="Times New Roman" w:eastAsia="Calibri" w:hAnsi="Times New Roman"/>
          <w:b/>
          <w:color w:val="000000" w:themeColor="text1"/>
          <w:sz w:val="26"/>
          <w:szCs w:val="26"/>
        </w:rPr>
      </w:pPr>
    </w:p>
    <w:p w14:paraId="4000F0AC" w14:textId="77777777" w:rsidR="002E1654" w:rsidRPr="00862546" w:rsidRDefault="002E1654" w:rsidP="002E1654">
      <w:pPr>
        <w:spacing w:after="0" w:line="360" w:lineRule="auto"/>
        <w:rPr>
          <w:rFonts w:ascii="Times New Roman" w:eastAsia="Calibri" w:hAnsi="Times New Roman"/>
          <w:b/>
          <w:color w:val="000000" w:themeColor="text1"/>
          <w:sz w:val="26"/>
          <w:szCs w:val="26"/>
        </w:rPr>
      </w:pPr>
      <w:r w:rsidRPr="00862546">
        <w:rPr>
          <w:rFonts w:ascii="Times New Roman" w:eastAsia="Calibri" w:hAnsi="Times New Roman"/>
          <w:b/>
          <w:color w:val="000000" w:themeColor="text1"/>
          <w:sz w:val="26"/>
          <w:szCs w:val="26"/>
        </w:rPr>
        <w:t>4.0</w:t>
      </w:r>
      <w:r w:rsidRPr="00862546">
        <w:rPr>
          <w:rFonts w:ascii="Times New Roman" w:eastAsia="Calibri" w:hAnsi="Times New Roman"/>
          <w:b/>
          <w:color w:val="000000" w:themeColor="text1"/>
          <w:sz w:val="26"/>
          <w:szCs w:val="26"/>
        </w:rPr>
        <w:tab/>
      </w:r>
      <w:r>
        <w:rPr>
          <w:rFonts w:ascii="Times New Roman" w:eastAsia="Calibri" w:hAnsi="Times New Roman"/>
          <w:b/>
          <w:color w:val="000000" w:themeColor="text1"/>
          <w:sz w:val="26"/>
          <w:szCs w:val="26"/>
        </w:rPr>
        <w:t>Preamble</w:t>
      </w:r>
    </w:p>
    <w:p w14:paraId="30E59966" w14:textId="3B1B1A27" w:rsidR="007F4BAE" w:rsidRDefault="007F4BAE" w:rsidP="007F4BAE">
      <w:pPr>
        <w:spacing w:line="480" w:lineRule="auto"/>
        <w:jc w:val="both"/>
        <w:rPr>
          <w:rFonts w:ascii="Times New Roman" w:hAnsi="Times New Roman"/>
          <w:sz w:val="24"/>
          <w:szCs w:val="24"/>
        </w:rPr>
      </w:pPr>
      <w:r w:rsidRPr="007F4BAE">
        <w:rPr>
          <w:rFonts w:ascii="Times New Roman" w:hAnsi="Times New Roman"/>
          <w:sz w:val="24"/>
          <w:szCs w:val="24"/>
        </w:rPr>
        <w:t>This chapter presents and analyses the data collected in relation to the study on Social Media and Public Health Campaigns in Lagos – A Case of Human Papillomavirus (HPV) Vaccination Programs in Alimosho Local Government Area. The objective of this chapter is to provide a detailed account of the responses gathered from the field, interpret the findings in light of the research objectives, and examine the relationship between social media usage and the effectiveness of HPV vaccination awareness and uptake in the study area.</w:t>
      </w:r>
      <w:r>
        <w:rPr>
          <w:rFonts w:ascii="Times New Roman" w:hAnsi="Times New Roman"/>
          <w:sz w:val="24"/>
          <w:szCs w:val="24"/>
          <w:lang w:val="en-US"/>
        </w:rPr>
        <w:t xml:space="preserve"> </w:t>
      </w:r>
      <w:r w:rsidRPr="007F4BAE">
        <w:rPr>
          <w:rFonts w:ascii="Times New Roman" w:hAnsi="Times New Roman"/>
          <w:sz w:val="24"/>
          <w:szCs w:val="24"/>
        </w:rPr>
        <w:t>The chapter begins with a presentation of the demographic characteristics of the respondents to provide background context for interpreting the data. This is followed by a descriptive and inferential analysis of the data collected through structured questionnaires, interviews, or other relevant instruments.</w:t>
      </w:r>
    </w:p>
    <w:p w14:paraId="34FBFB44" w14:textId="05A1F2A0" w:rsidR="002E1654" w:rsidRDefault="002E1654" w:rsidP="007F4BAE">
      <w:pPr>
        <w:spacing w:line="360" w:lineRule="auto"/>
        <w:jc w:val="both"/>
        <w:rPr>
          <w:rFonts w:ascii="Times New Roman" w:eastAsia="Calibri" w:hAnsi="Times New Roman"/>
          <w:color w:val="000000" w:themeColor="text1"/>
          <w:sz w:val="26"/>
          <w:szCs w:val="26"/>
        </w:rPr>
      </w:pPr>
      <w:r w:rsidRPr="00862546">
        <w:rPr>
          <w:rFonts w:ascii="Times New Roman" w:eastAsia="Calibri" w:hAnsi="Times New Roman"/>
          <w:color w:val="000000" w:themeColor="text1"/>
          <w:sz w:val="26"/>
          <w:szCs w:val="26"/>
        </w:rPr>
        <w:t>The study was guided by the three research questions:</w:t>
      </w:r>
    </w:p>
    <w:p w14:paraId="2D76300C" w14:textId="77777777" w:rsidR="007F4BAE" w:rsidRPr="007F4BAE" w:rsidRDefault="007F4BAE" w:rsidP="007F4BAE">
      <w:pPr>
        <w:pStyle w:val="ListParagraph"/>
        <w:numPr>
          <w:ilvl w:val="0"/>
          <w:numId w:val="8"/>
        </w:numPr>
        <w:spacing w:line="480" w:lineRule="auto"/>
        <w:jc w:val="both"/>
        <w:rPr>
          <w:rFonts w:ascii="Times New Roman" w:hAnsi="Times New Roman" w:cs="Times New Roman"/>
          <w:sz w:val="24"/>
          <w:szCs w:val="24"/>
        </w:rPr>
      </w:pPr>
      <w:r w:rsidRPr="007F4BAE">
        <w:rPr>
          <w:rFonts w:ascii="Times New Roman" w:hAnsi="Times New Roman" w:cs="Times New Roman"/>
          <w:sz w:val="24"/>
          <w:szCs w:val="24"/>
        </w:rPr>
        <w:t>How aware are residents of Alimosho Local Government about social media as a reliable channel for accessing vaccination-related healthcare information?</w:t>
      </w:r>
    </w:p>
    <w:p w14:paraId="2A1DF8FA" w14:textId="77777777" w:rsidR="007F4BAE" w:rsidRDefault="007F4BAE" w:rsidP="007F4BAE">
      <w:pPr>
        <w:pStyle w:val="ListParagraph"/>
        <w:numPr>
          <w:ilvl w:val="0"/>
          <w:numId w:val="8"/>
        </w:numPr>
        <w:spacing w:line="480" w:lineRule="auto"/>
        <w:jc w:val="both"/>
        <w:rPr>
          <w:rFonts w:ascii="Times New Roman" w:hAnsi="Times New Roman" w:cs="Times New Roman"/>
          <w:sz w:val="24"/>
          <w:szCs w:val="24"/>
        </w:rPr>
      </w:pPr>
      <w:r w:rsidRPr="007610BE">
        <w:rPr>
          <w:rFonts w:ascii="Times New Roman" w:hAnsi="Times New Roman" w:cs="Times New Roman"/>
          <w:sz w:val="24"/>
          <w:szCs w:val="24"/>
        </w:rPr>
        <w:t>To what extent do residents of Alimosho Local Government adopt social media for seeking vaccination and immunization information?</w:t>
      </w:r>
    </w:p>
    <w:p w14:paraId="01B2DE15" w14:textId="3776AA2D" w:rsidR="007F4BAE" w:rsidRPr="007F4BAE" w:rsidRDefault="007F4BAE" w:rsidP="007F4BAE">
      <w:pPr>
        <w:pStyle w:val="ListParagraph"/>
        <w:numPr>
          <w:ilvl w:val="0"/>
          <w:numId w:val="8"/>
        </w:numPr>
        <w:spacing w:line="480" w:lineRule="auto"/>
        <w:jc w:val="both"/>
        <w:rPr>
          <w:rFonts w:ascii="Times New Roman" w:hAnsi="Times New Roman" w:cs="Times New Roman"/>
          <w:sz w:val="24"/>
          <w:szCs w:val="24"/>
        </w:rPr>
      </w:pPr>
      <w:r w:rsidRPr="007610BE">
        <w:rPr>
          <w:rFonts w:ascii="Times New Roman" w:hAnsi="Times New Roman" w:cs="Times New Roman"/>
          <w:sz w:val="24"/>
          <w:szCs w:val="24"/>
        </w:rPr>
        <w:t>What role does social media play in shaping public perceptions and decision-making regarding vaccination programs in Alimosho Local Government?</w:t>
      </w:r>
    </w:p>
    <w:p w14:paraId="501F948D" w14:textId="77777777" w:rsidR="002E1654" w:rsidRPr="00733741" w:rsidRDefault="002E1654" w:rsidP="002E1654">
      <w:pPr>
        <w:spacing w:before="100" w:beforeAutospacing="1" w:after="0" w:line="480" w:lineRule="auto"/>
        <w:ind w:left="142"/>
        <w:jc w:val="both"/>
        <w:rPr>
          <w:rFonts w:ascii="Times New Roman" w:eastAsia="Times New Roman" w:hAnsi="Times New Roman"/>
          <w:color w:val="000000" w:themeColor="text1"/>
          <w:sz w:val="24"/>
          <w:szCs w:val="24"/>
          <w:lang/>
        </w:rPr>
      </w:pPr>
      <w:r w:rsidRPr="00733741">
        <w:rPr>
          <w:rFonts w:ascii="Times New Roman" w:eastAsia="Calibri" w:hAnsi="Times New Roman"/>
          <w:b/>
          <w:color w:val="000000" w:themeColor="text1"/>
          <w:sz w:val="24"/>
          <w:szCs w:val="24"/>
          <w:lang/>
        </w:rPr>
        <w:t>4.2</w:t>
      </w:r>
      <w:r w:rsidRPr="00733741">
        <w:rPr>
          <w:rFonts w:ascii="Times New Roman" w:eastAsia="Calibri" w:hAnsi="Times New Roman"/>
          <w:b/>
          <w:color w:val="000000" w:themeColor="text1"/>
          <w:sz w:val="24"/>
          <w:szCs w:val="24"/>
          <w:lang/>
        </w:rPr>
        <w:tab/>
        <w:t>Presentation and Analysis of Data</w:t>
      </w:r>
    </w:p>
    <w:p w14:paraId="6692BD30" w14:textId="77777777" w:rsidR="002E1654" w:rsidRPr="00733741" w:rsidRDefault="002E1654" w:rsidP="002E1654">
      <w:pPr>
        <w:spacing w:before="100" w:beforeAutospacing="1" w:after="0" w:line="480" w:lineRule="auto"/>
        <w:jc w:val="both"/>
        <w:rPr>
          <w:rFonts w:ascii="Times New Roman" w:eastAsia="Calibri" w:hAnsi="Times New Roman"/>
          <w:color w:val="000000" w:themeColor="text1"/>
          <w:sz w:val="24"/>
          <w:szCs w:val="24"/>
          <w:shd w:val="clear" w:color="auto" w:fill="FFFFFF"/>
          <w:lang/>
        </w:rPr>
      </w:pPr>
      <w:r w:rsidRPr="00733741">
        <w:rPr>
          <w:rFonts w:ascii="Times New Roman" w:eastAsia="Calibri" w:hAnsi="Times New Roman"/>
          <w:color w:val="000000" w:themeColor="text1"/>
          <w:sz w:val="24"/>
          <w:szCs w:val="24"/>
          <w:shd w:val="clear" w:color="auto" w:fill="FFFFFF"/>
          <w:lang/>
        </w:rPr>
        <w:t>The table below shows the information regarding the questionnaire distributed.</w:t>
      </w:r>
    </w:p>
    <w:p w14:paraId="2670BDB8" w14:textId="77777777" w:rsidR="002E1654" w:rsidRPr="00733741" w:rsidRDefault="002E1654" w:rsidP="002E1654">
      <w:pPr>
        <w:spacing w:before="100" w:beforeAutospacing="1" w:after="0" w:line="480" w:lineRule="auto"/>
        <w:jc w:val="both"/>
        <w:rPr>
          <w:rFonts w:ascii="Times New Roman" w:eastAsia="Calibri" w:hAnsi="Times New Roman"/>
          <w:b/>
          <w:color w:val="000000" w:themeColor="text1"/>
          <w:sz w:val="24"/>
          <w:szCs w:val="24"/>
          <w:shd w:val="clear" w:color="auto" w:fill="FFFFFF"/>
          <w:lang/>
        </w:rPr>
      </w:pPr>
      <w:r w:rsidRPr="00733741">
        <w:rPr>
          <w:rFonts w:ascii="Times New Roman" w:eastAsia="Calibri" w:hAnsi="Times New Roman"/>
          <w:b/>
          <w:color w:val="000000" w:themeColor="text1"/>
          <w:sz w:val="24"/>
          <w:szCs w:val="24"/>
          <w:shd w:val="clear" w:color="auto" w:fill="FFFFFF"/>
          <w:lang/>
        </w:rPr>
        <w:t>Table 4.1: Demographic Characteristics of Respondents</w:t>
      </w:r>
    </w:p>
    <w:tbl>
      <w:tblPr>
        <w:tblW w:w="0" w:type="auto"/>
        <w:tblLook w:val="04A0" w:firstRow="1" w:lastRow="0" w:firstColumn="1" w:lastColumn="0" w:noHBand="0" w:noVBand="1"/>
      </w:tblPr>
      <w:tblGrid>
        <w:gridCol w:w="3700"/>
        <w:gridCol w:w="2122"/>
        <w:gridCol w:w="1622"/>
        <w:gridCol w:w="1572"/>
      </w:tblGrid>
      <w:tr w:rsidR="002E1654" w:rsidRPr="00862546" w14:paraId="3D07FC8B" w14:textId="77777777" w:rsidTr="00AE554E">
        <w:trPr>
          <w:trHeight w:val="248"/>
        </w:trPr>
        <w:tc>
          <w:tcPr>
            <w:tcW w:w="0" w:type="auto"/>
            <w:vMerge w:val="restart"/>
            <w:tcBorders>
              <w:top w:val="single" w:sz="4" w:space="0" w:color="auto"/>
              <w:left w:val="single" w:sz="4" w:space="0" w:color="auto"/>
              <w:right w:val="single" w:sz="4" w:space="0" w:color="auto"/>
            </w:tcBorders>
          </w:tcPr>
          <w:p w14:paraId="4E2B092B" w14:textId="77777777" w:rsidR="002E1654" w:rsidRPr="00862546" w:rsidRDefault="002E1654" w:rsidP="006A0174">
            <w:pPr>
              <w:spacing w:before="100" w:beforeAutospacing="1" w:after="0" w:line="256" w:lineRule="auto"/>
              <w:jc w:val="both"/>
              <w:rPr>
                <w:rFonts w:ascii="Times New Roman" w:hAnsi="Times New Roman"/>
                <w:color w:val="000000" w:themeColor="text1"/>
                <w:sz w:val="24"/>
                <w:szCs w:val="24"/>
                <w:lang/>
              </w:rPr>
            </w:pPr>
          </w:p>
          <w:p w14:paraId="640BA1D7" w14:textId="77777777" w:rsidR="002E1654" w:rsidRPr="00862546" w:rsidRDefault="002E1654" w:rsidP="006A0174">
            <w:pPr>
              <w:spacing w:before="100" w:beforeAutospacing="1" w:after="0" w:line="256" w:lineRule="auto"/>
              <w:jc w:val="both"/>
              <w:rPr>
                <w:rFonts w:ascii="Times New Roman" w:hAnsi="Times New Roman"/>
                <w:color w:val="000000" w:themeColor="text1"/>
                <w:sz w:val="24"/>
                <w:szCs w:val="24"/>
                <w:lang/>
              </w:rPr>
            </w:pPr>
          </w:p>
          <w:p w14:paraId="2D4CB289" w14:textId="77777777" w:rsidR="002E1654" w:rsidRPr="00862546" w:rsidRDefault="002E1654" w:rsidP="006A0174">
            <w:pPr>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b/>
                <w:bCs/>
                <w:color w:val="000000" w:themeColor="text1"/>
                <w:kern w:val="2"/>
                <w:sz w:val="24"/>
                <w:szCs w:val="24"/>
                <w:lang/>
              </w:rPr>
              <w:t>AGE GROUP</w:t>
            </w:r>
          </w:p>
        </w:tc>
        <w:tc>
          <w:tcPr>
            <w:tcW w:w="2122" w:type="dxa"/>
            <w:tcBorders>
              <w:top w:val="single" w:sz="4" w:space="0" w:color="auto"/>
              <w:left w:val="nil"/>
              <w:bottom w:val="single" w:sz="4" w:space="0" w:color="auto"/>
              <w:right w:val="single" w:sz="4" w:space="0" w:color="auto"/>
            </w:tcBorders>
          </w:tcPr>
          <w:p w14:paraId="726A0E27" w14:textId="77777777" w:rsidR="002E1654" w:rsidRPr="00862546" w:rsidRDefault="002E1654" w:rsidP="006A0174">
            <w:pPr>
              <w:spacing w:before="100" w:beforeAutospacing="1" w:after="0" w:line="256" w:lineRule="auto"/>
              <w:jc w:val="both"/>
              <w:rPr>
                <w:rFonts w:ascii="Times New Roman" w:hAnsi="Times New Roman"/>
                <w:color w:val="000000" w:themeColor="text1"/>
                <w:sz w:val="24"/>
                <w:szCs w:val="24"/>
                <w:lang/>
              </w:rPr>
            </w:pPr>
          </w:p>
        </w:tc>
        <w:tc>
          <w:tcPr>
            <w:tcW w:w="1622" w:type="dxa"/>
            <w:tcBorders>
              <w:top w:val="single" w:sz="4" w:space="0" w:color="auto"/>
              <w:left w:val="nil"/>
              <w:bottom w:val="single" w:sz="4" w:space="0" w:color="auto"/>
              <w:right w:val="single" w:sz="4" w:space="0" w:color="auto"/>
            </w:tcBorders>
            <w:hideMark/>
          </w:tcPr>
          <w:p w14:paraId="69ADECF2" w14:textId="77777777" w:rsidR="002E1654" w:rsidRPr="00862546" w:rsidRDefault="002E1654" w:rsidP="006A0174">
            <w:pPr>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b/>
                <w:bCs/>
                <w:color w:val="000000" w:themeColor="text1"/>
                <w:kern w:val="2"/>
                <w:sz w:val="24"/>
                <w:szCs w:val="24"/>
                <w:lang/>
              </w:rPr>
              <w:t>Frequency</w:t>
            </w:r>
          </w:p>
        </w:tc>
        <w:tc>
          <w:tcPr>
            <w:tcW w:w="0" w:type="auto"/>
            <w:tcBorders>
              <w:top w:val="single" w:sz="4" w:space="0" w:color="auto"/>
              <w:left w:val="nil"/>
              <w:bottom w:val="single" w:sz="4" w:space="0" w:color="auto"/>
              <w:right w:val="single" w:sz="4" w:space="0" w:color="auto"/>
            </w:tcBorders>
            <w:hideMark/>
          </w:tcPr>
          <w:p w14:paraId="5067E6A4" w14:textId="77777777" w:rsidR="002E1654" w:rsidRPr="00862546" w:rsidRDefault="002E1654" w:rsidP="006A0174">
            <w:pPr>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b/>
                <w:bCs/>
                <w:color w:val="000000" w:themeColor="text1"/>
                <w:kern w:val="2"/>
                <w:sz w:val="24"/>
                <w:szCs w:val="24"/>
                <w:lang/>
              </w:rPr>
              <w:t>Percentage (%)</w:t>
            </w:r>
          </w:p>
        </w:tc>
      </w:tr>
      <w:tr w:rsidR="002E1654" w:rsidRPr="00862546" w14:paraId="061A36AA" w14:textId="77777777" w:rsidTr="00AE554E">
        <w:trPr>
          <w:trHeight w:val="174"/>
        </w:trPr>
        <w:tc>
          <w:tcPr>
            <w:tcW w:w="0" w:type="auto"/>
            <w:vMerge/>
            <w:tcBorders>
              <w:left w:val="single" w:sz="4" w:space="0" w:color="auto"/>
              <w:right w:val="single" w:sz="4" w:space="0" w:color="auto"/>
            </w:tcBorders>
            <w:vAlign w:val="center"/>
            <w:hideMark/>
          </w:tcPr>
          <w:p w14:paraId="7670279A"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hideMark/>
          </w:tcPr>
          <w:p w14:paraId="47AC273F" w14:textId="77777777" w:rsidR="002E1654" w:rsidRPr="00862546" w:rsidRDefault="002E1654" w:rsidP="006A0174">
            <w:pPr>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color w:val="000000" w:themeColor="text1"/>
                <w:kern w:val="2"/>
                <w:sz w:val="24"/>
                <w:szCs w:val="24"/>
                <w:lang/>
              </w:rPr>
              <w:t>18-25 years</w:t>
            </w:r>
          </w:p>
        </w:tc>
        <w:tc>
          <w:tcPr>
            <w:tcW w:w="1622" w:type="dxa"/>
            <w:tcBorders>
              <w:top w:val="single" w:sz="4" w:space="0" w:color="auto"/>
              <w:left w:val="nil"/>
              <w:bottom w:val="single" w:sz="4" w:space="0" w:color="auto"/>
              <w:right w:val="single" w:sz="4" w:space="0" w:color="auto"/>
            </w:tcBorders>
            <w:hideMark/>
          </w:tcPr>
          <w:p w14:paraId="326A6FBC" w14:textId="34C0935E" w:rsidR="002E1654" w:rsidRPr="00070AF7" w:rsidRDefault="00070AF7" w:rsidP="006A0174">
            <w:pPr>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35</w:t>
            </w:r>
          </w:p>
        </w:tc>
        <w:tc>
          <w:tcPr>
            <w:tcW w:w="0" w:type="auto"/>
            <w:tcBorders>
              <w:top w:val="single" w:sz="4" w:space="0" w:color="auto"/>
              <w:left w:val="nil"/>
              <w:bottom w:val="single" w:sz="4" w:space="0" w:color="auto"/>
              <w:right w:val="single" w:sz="4" w:space="0" w:color="auto"/>
            </w:tcBorders>
            <w:hideMark/>
          </w:tcPr>
          <w:p w14:paraId="384D3C97" w14:textId="679987DE" w:rsidR="002E1654" w:rsidRPr="00070AF7" w:rsidRDefault="00070AF7" w:rsidP="006A0174">
            <w:pPr>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11.67</w:t>
            </w:r>
          </w:p>
        </w:tc>
      </w:tr>
      <w:tr w:rsidR="002E1654" w:rsidRPr="00862546" w14:paraId="091A31D2" w14:textId="77777777" w:rsidTr="00AE554E">
        <w:trPr>
          <w:trHeight w:val="254"/>
        </w:trPr>
        <w:tc>
          <w:tcPr>
            <w:tcW w:w="0" w:type="auto"/>
            <w:vMerge/>
            <w:tcBorders>
              <w:left w:val="single" w:sz="4" w:space="0" w:color="auto"/>
              <w:right w:val="single" w:sz="4" w:space="0" w:color="auto"/>
            </w:tcBorders>
            <w:vAlign w:val="center"/>
            <w:hideMark/>
          </w:tcPr>
          <w:p w14:paraId="36AFC803"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hideMark/>
          </w:tcPr>
          <w:p w14:paraId="1098F408" w14:textId="77777777" w:rsidR="002E1654" w:rsidRPr="00862546" w:rsidRDefault="002E1654" w:rsidP="006A0174">
            <w:pPr>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color w:val="000000" w:themeColor="text1"/>
                <w:kern w:val="2"/>
                <w:sz w:val="24"/>
                <w:szCs w:val="24"/>
                <w:lang/>
              </w:rPr>
              <w:t>26-35 years</w:t>
            </w:r>
          </w:p>
        </w:tc>
        <w:tc>
          <w:tcPr>
            <w:tcW w:w="1622" w:type="dxa"/>
            <w:tcBorders>
              <w:top w:val="single" w:sz="4" w:space="0" w:color="auto"/>
              <w:left w:val="nil"/>
              <w:bottom w:val="single" w:sz="4" w:space="0" w:color="auto"/>
              <w:right w:val="single" w:sz="4" w:space="0" w:color="auto"/>
            </w:tcBorders>
            <w:hideMark/>
          </w:tcPr>
          <w:p w14:paraId="56D6A1AF" w14:textId="0B5C40A4" w:rsidR="002E1654" w:rsidRPr="00070AF7" w:rsidRDefault="00070AF7" w:rsidP="006A0174">
            <w:pPr>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109</w:t>
            </w:r>
          </w:p>
        </w:tc>
        <w:tc>
          <w:tcPr>
            <w:tcW w:w="0" w:type="auto"/>
            <w:tcBorders>
              <w:top w:val="single" w:sz="4" w:space="0" w:color="auto"/>
              <w:left w:val="nil"/>
              <w:bottom w:val="single" w:sz="4" w:space="0" w:color="auto"/>
              <w:right w:val="single" w:sz="4" w:space="0" w:color="auto"/>
            </w:tcBorders>
            <w:hideMark/>
          </w:tcPr>
          <w:p w14:paraId="03059B0F" w14:textId="6C9C0614" w:rsidR="002E1654" w:rsidRPr="00070AF7" w:rsidRDefault="00070AF7" w:rsidP="006A0174">
            <w:pPr>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36.33</w:t>
            </w:r>
          </w:p>
        </w:tc>
      </w:tr>
      <w:tr w:rsidR="002E1654" w:rsidRPr="00862546" w14:paraId="3C09150C" w14:textId="77777777" w:rsidTr="00AE554E">
        <w:trPr>
          <w:trHeight w:val="257"/>
        </w:trPr>
        <w:tc>
          <w:tcPr>
            <w:tcW w:w="0" w:type="auto"/>
            <w:vMerge/>
            <w:tcBorders>
              <w:left w:val="single" w:sz="4" w:space="0" w:color="auto"/>
              <w:right w:val="single" w:sz="4" w:space="0" w:color="auto"/>
            </w:tcBorders>
            <w:vAlign w:val="center"/>
            <w:hideMark/>
          </w:tcPr>
          <w:p w14:paraId="4CF5EE94"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hideMark/>
          </w:tcPr>
          <w:p w14:paraId="11CE7176" w14:textId="77777777" w:rsidR="002E1654" w:rsidRPr="00862546" w:rsidRDefault="002E1654" w:rsidP="006A0174">
            <w:pPr>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color w:val="000000" w:themeColor="text1"/>
                <w:kern w:val="2"/>
                <w:sz w:val="24"/>
                <w:szCs w:val="24"/>
                <w:lang/>
              </w:rPr>
              <w:t>36-45 years</w:t>
            </w:r>
          </w:p>
        </w:tc>
        <w:tc>
          <w:tcPr>
            <w:tcW w:w="1622" w:type="dxa"/>
            <w:tcBorders>
              <w:top w:val="single" w:sz="4" w:space="0" w:color="auto"/>
              <w:left w:val="nil"/>
              <w:bottom w:val="single" w:sz="4" w:space="0" w:color="auto"/>
              <w:right w:val="single" w:sz="4" w:space="0" w:color="auto"/>
            </w:tcBorders>
            <w:hideMark/>
          </w:tcPr>
          <w:p w14:paraId="37E36DEC" w14:textId="47562FCF" w:rsidR="002E1654" w:rsidRPr="00070AF7" w:rsidRDefault="00070AF7" w:rsidP="006A0174">
            <w:pPr>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95</w:t>
            </w:r>
          </w:p>
        </w:tc>
        <w:tc>
          <w:tcPr>
            <w:tcW w:w="0" w:type="auto"/>
            <w:tcBorders>
              <w:top w:val="single" w:sz="4" w:space="0" w:color="auto"/>
              <w:left w:val="nil"/>
              <w:bottom w:val="single" w:sz="4" w:space="0" w:color="auto"/>
              <w:right w:val="single" w:sz="4" w:space="0" w:color="auto"/>
            </w:tcBorders>
            <w:hideMark/>
          </w:tcPr>
          <w:p w14:paraId="2AFCB719" w14:textId="44F85A95" w:rsidR="002E1654" w:rsidRPr="00070AF7" w:rsidRDefault="00070AF7" w:rsidP="006A0174">
            <w:pPr>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31.67</w:t>
            </w:r>
          </w:p>
        </w:tc>
      </w:tr>
      <w:tr w:rsidR="002E1654" w:rsidRPr="00862546" w14:paraId="50CAA216" w14:textId="77777777" w:rsidTr="00AE554E">
        <w:trPr>
          <w:trHeight w:val="405"/>
        </w:trPr>
        <w:tc>
          <w:tcPr>
            <w:tcW w:w="0" w:type="auto"/>
            <w:vMerge/>
            <w:tcBorders>
              <w:left w:val="single" w:sz="4" w:space="0" w:color="auto"/>
              <w:right w:val="single" w:sz="4" w:space="0" w:color="auto"/>
            </w:tcBorders>
            <w:vAlign w:val="center"/>
            <w:hideMark/>
          </w:tcPr>
          <w:p w14:paraId="43793477"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hideMark/>
          </w:tcPr>
          <w:p w14:paraId="1BDEA188" w14:textId="77777777" w:rsidR="002E1654" w:rsidRPr="00862546" w:rsidRDefault="002E1654" w:rsidP="006A0174">
            <w:pPr>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color w:val="000000" w:themeColor="text1"/>
                <w:kern w:val="2"/>
                <w:sz w:val="24"/>
                <w:szCs w:val="24"/>
                <w:lang/>
              </w:rPr>
              <w:t>46-55 years</w:t>
            </w:r>
          </w:p>
        </w:tc>
        <w:tc>
          <w:tcPr>
            <w:tcW w:w="1622" w:type="dxa"/>
            <w:tcBorders>
              <w:top w:val="single" w:sz="4" w:space="0" w:color="auto"/>
              <w:left w:val="nil"/>
              <w:bottom w:val="single" w:sz="4" w:space="0" w:color="auto"/>
              <w:right w:val="single" w:sz="4" w:space="0" w:color="auto"/>
            </w:tcBorders>
            <w:hideMark/>
          </w:tcPr>
          <w:p w14:paraId="46E7B240" w14:textId="0AF34AAA" w:rsidR="002E1654" w:rsidRPr="00070AF7" w:rsidRDefault="00070AF7" w:rsidP="006A0174">
            <w:pPr>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61</w:t>
            </w:r>
          </w:p>
        </w:tc>
        <w:tc>
          <w:tcPr>
            <w:tcW w:w="0" w:type="auto"/>
            <w:tcBorders>
              <w:top w:val="single" w:sz="4" w:space="0" w:color="auto"/>
              <w:left w:val="nil"/>
              <w:bottom w:val="single" w:sz="4" w:space="0" w:color="auto"/>
              <w:right w:val="single" w:sz="4" w:space="0" w:color="auto"/>
            </w:tcBorders>
            <w:hideMark/>
          </w:tcPr>
          <w:p w14:paraId="41AE24E8" w14:textId="237DFB10" w:rsidR="002E1654" w:rsidRPr="00070AF7" w:rsidRDefault="00070AF7" w:rsidP="006A0174">
            <w:pPr>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20.33</w:t>
            </w:r>
          </w:p>
        </w:tc>
      </w:tr>
      <w:tr w:rsidR="002E1654" w:rsidRPr="00862546" w14:paraId="6E67B1B9" w14:textId="77777777" w:rsidTr="00AE554E">
        <w:trPr>
          <w:trHeight w:val="254"/>
        </w:trPr>
        <w:tc>
          <w:tcPr>
            <w:tcW w:w="0" w:type="auto"/>
            <w:tcBorders>
              <w:top w:val="single" w:sz="4" w:space="0" w:color="auto"/>
              <w:left w:val="single" w:sz="4" w:space="0" w:color="auto"/>
              <w:bottom w:val="single" w:sz="4" w:space="0" w:color="auto"/>
              <w:right w:val="single" w:sz="4" w:space="0" w:color="auto"/>
            </w:tcBorders>
          </w:tcPr>
          <w:p w14:paraId="08B8FC9D" w14:textId="77777777" w:rsidR="002E1654" w:rsidRPr="00862546" w:rsidRDefault="002E1654" w:rsidP="006A0174">
            <w:pPr>
              <w:spacing w:before="100" w:beforeAutospacing="1" w:after="0" w:line="256" w:lineRule="auto"/>
              <w:jc w:val="both"/>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hideMark/>
          </w:tcPr>
          <w:p w14:paraId="3BBFC59D" w14:textId="77777777" w:rsidR="002E1654" w:rsidRPr="00862546" w:rsidRDefault="002E1654" w:rsidP="006A0174">
            <w:pPr>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b/>
                <w:bCs/>
                <w:color w:val="000000" w:themeColor="text1"/>
                <w:kern w:val="2"/>
                <w:sz w:val="24"/>
                <w:szCs w:val="24"/>
                <w:lang/>
              </w:rPr>
              <w:t>Total</w:t>
            </w:r>
          </w:p>
        </w:tc>
        <w:tc>
          <w:tcPr>
            <w:tcW w:w="1622" w:type="dxa"/>
            <w:tcBorders>
              <w:top w:val="single" w:sz="4" w:space="0" w:color="auto"/>
              <w:left w:val="nil"/>
              <w:bottom w:val="single" w:sz="4" w:space="0" w:color="auto"/>
              <w:right w:val="single" w:sz="4" w:space="0" w:color="auto"/>
            </w:tcBorders>
            <w:hideMark/>
          </w:tcPr>
          <w:p w14:paraId="470CE2D0" w14:textId="32B15462" w:rsidR="002E1654" w:rsidRPr="00070AF7" w:rsidRDefault="002E1654" w:rsidP="006A0174">
            <w:pPr>
              <w:spacing w:before="100" w:beforeAutospacing="1" w:after="0" w:line="256"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rPr>
              <w:t>3</w:t>
            </w:r>
            <w:r w:rsidR="00070AF7">
              <w:rPr>
                <w:rFonts w:ascii="Times New Roman" w:hAnsi="Times New Roman"/>
                <w:b/>
                <w:color w:val="000000" w:themeColor="text1"/>
                <w:sz w:val="24"/>
                <w:szCs w:val="24"/>
                <w:lang w:val="en-US"/>
              </w:rPr>
              <w:t>00</w:t>
            </w:r>
          </w:p>
        </w:tc>
        <w:tc>
          <w:tcPr>
            <w:tcW w:w="0" w:type="auto"/>
            <w:tcBorders>
              <w:top w:val="single" w:sz="4" w:space="0" w:color="auto"/>
              <w:left w:val="nil"/>
              <w:bottom w:val="single" w:sz="4" w:space="0" w:color="auto"/>
              <w:right w:val="single" w:sz="4" w:space="0" w:color="auto"/>
            </w:tcBorders>
            <w:hideMark/>
          </w:tcPr>
          <w:p w14:paraId="54662A0A" w14:textId="77777777" w:rsidR="002E1654" w:rsidRPr="00862546" w:rsidRDefault="002E1654" w:rsidP="006A0174">
            <w:pPr>
              <w:spacing w:before="100" w:beforeAutospacing="1" w:after="0" w:line="256" w:lineRule="auto"/>
              <w:jc w:val="both"/>
              <w:rPr>
                <w:rFonts w:ascii="Times New Roman" w:hAnsi="Times New Roman"/>
                <w:b/>
                <w:color w:val="000000" w:themeColor="text1"/>
                <w:sz w:val="24"/>
                <w:szCs w:val="24"/>
                <w:lang/>
              </w:rPr>
            </w:pPr>
            <w:r w:rsidRPr="00862546">
              <w:rPr>
                <w:rFonts w:ascii="Times New Roman" w:eastAsia="Calibri" w:hAnsi="Times New Roman"/>
                <w:b/>
                <w:bCs/>
                <w:color w:val="000000" w:themeColor="text1"/>
                <w:kern w:val="2"/>
                <w:sz w:val="24"/>
                <w:szCs w:val="24"/>
                <w:lang/>
              </w:rPr>
              <w:t>100</w:t>
            </w:r>
          </w:p>
        </w:tc>
      </w:tr>
      <w:tr w:rsidR="002E1654" w:rsidRPr="00862546" w14:paraId="14F831F8" w14:textId="77777777" w:rsidTr="006A0174">
        <w:trPr>
          <w:trHeight w:val="214"/>
        </w:trPr>
        <w:tc>
          <w:tcPr>
            <w:tcW w:w="0" w:type="auto"/>
            <w:vMerge w:val="restart"/>
            <w:tcBorders>
              <w:top w:val="nil"/>
              <w:left w:val="single" w:sz="4" w:space="0" w:color="auto"/>
              <w:bottom w:val="single" w:sz="4" w:space="0" w:color="auto"/>
              <w:right w:val="single" w:sz="4" w:space="0" w:color="auto"/>
            </w:tcBorders>
          </w:tcPr>
          <w:p w14:paraId="1B19FC39"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p>
          <w:p w14:paraId="4EEDCD7B"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b/>
                <w:bCs/>
                <w:color w:val="000000" w:themeColor="text1"/>
                <w:kern w:val="2"/>
                <w:sz w:val="24"/>
                <w:szCs w:val="24"/>
                <w:lang/>
              </w:rPr>
              <w:t>GENDER</w:t>
            </w:r>
          </w:p>
        </w:tc>
        <w:tc>
          <w:tcPr>
            <w:tcW w:w="0" w:type="auto"/>
            <w:gridSpan w:val="3"/>
            <w:tcBorders>
              <w:top w:val="single" w:sz="4" w:space="0" w:color="auto"/>
              <w:left w:val="nil"/>
              <w:bottom w:val="single" w:sz="4" w:space="0" w:color="auto"/>
              <w:right w:val="single" w:sz="4" w:space="0" w:color="auto"/>
            </w:tcBorders>
          </w:tcPr>
          <w:p w14:paraId="13F0B90F"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p>
        </w:tc>
      </w:tr>
      <w:tr w:rsidR="002E1654" w:rsidRPr="00862546" w14:paraId="3A07FCE1" w14:textId="77777777" w:rsidTr="00AE554E">
        <w:trPr>
          <w:trHeight w:val="114"/>
        </w:trPr>
        <w:tc>
          <w:tcPr>
            <w:tcW w:w="0" w:type="auto"/>
            <w:vMerge/>
            <w:tcBorders>
              <w:top w:val="nil"/>
              <w:left w:val="single" w:sz="4" w:space="0" w:color="auto"/>
              <w:bottom w:val="single" w:sz="4" w:space="0" w:color="auto"/>
              <w:right w:val="single" w:sz="4" w:space="0" w:color="auto"/>
            </w:tcBorders>
            <w:vAlign w:val="center"/>
            <w:hideMark/>
          </w:tcPr>
          <w:p w14:paraId="10A1AF71"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hideMark/>
          </w:tcPr>
          <w:p w14:paraId="25D44C4F"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color w:val="000000" w:themeColor="text1"/>
                <w:kern w:val="2"/>
                <w:sz w:val="24"/>
                <w:szCs w:val="24"/>
                <w:lang/>
              </w:rPr>
              <w:t>Female</w:t>
            </w:r>
          </w:p>
        </w:tc>
        <w:tc>
          <w:tcPr>
            <w:tcW w:w="1622" w:type="dxa"/>
            <w:tcBorders>
              <w:top w:val="single" w:sz="4" w:space="0" w:color="auto"/>
              <w:left w:val="nil"/>
              <w:bottom w:val="single" w:sz="4" w:space="0" w:color="auto"/>
              <w:right w:val="single" w:sz="4" w:space="0" w:color="auto"/>
            </w:tcBorders>
            <w:hideMark/>
          </w:tcPr>
          <w:p w14:paraId="5C802666" w14:textId="419A1851" w:rsidR="002E1654" w:rsidRPr="00070AF7"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rPr>
              <w:t>1</w:t>
            </w:r>
            <w:r w:rsidR="00070AF7">
              <w:rPr>
                <w:rFonts w:ascii="Times New Roman" w:hAnsi="Times New Roman"/>
                <w:color w:val="000000" w:themeColor="text1"/>
                <w:sz w:val="24"/>
                <w:szCs w:val="24"/>
                <w:lang/>
              </w:rPr>
              <w:t>25</w:t>
            </w:r>
          </w:p>
        </w:tc>
        <w:tc>
          <w:tcPr>
            <w:tcW w:w="0" w:type="auto"/>
            <w:tcBorders>
              <w:top w:val="single" w:sz="4" w:space="0" w:color="auto"/>
              <w:left w:val="nil"/>
              <w:bottom w:val="single" w:sz="4" w:space="0" w:color="auto"/>
              <w:right w:val="single" w:sz="4" w:space="0" w:color="auto"/>
            </w:tcBorders>
            <w:hideMark/>
          </w:tcPr>
          <w:p w14:paraId="3B4DFDA2" w14:textId="302E37E5" w:rsidR="002E1654" w:rsidRPr="00070AF7" w:rsidRDefault="00070AF7"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41.67</w:t>
            </w:r>
          </w:p>
        </w:tc>
      </w:tr>
      <w:tr w:rsidR="002E1654" w:rsidRPr="00862546" w14:paraId="28EA38DE" w14:textId="77777777" w:rsidTr="00AE554E">
        <w:trPr>
          <w:trHeight w:val="114"/>
        </w:trPr>
        <w:tc>
          <w:tcPr>
            <w:tcW w:w="0" w:type="auto"/>
            <w:vMerge/>
            <w:tcBorders>
              <w:top w:val="nil"/>
              <w:left w:val="single" w:sz="4" w:space="0" w:color="auto"/>
              <w:bottom w:val="single" w:sz="4" w:space="0" w:color="auto"/>
              <w:right w:val="single" w:sz="4" w:space="0" w:color="auto"/>
            </w:tcBorders>
            <w:vAlign w:val="center"/>
            <w:hideMark/>
          </w:tcPr>
          <w:p w14:paraId="5F7D1316"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hideMark/>
          </w:tcPr>
          <w:p w14:paraId="5C521A8B"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color w:val="000000" w:themeColor="text1"/>
                <w:kern w:val="2"/>
                <w:sz w:val="24"/>
                <w:szCs w:val="24"/>
                <w:lang/>
              </w:rPr>
              <w:t>Male</w:t>
            </w:r>
          </w:p>
        </w:tc>
        <w:tc>
          <w:tcPr>
            <w:tcW w:w="1622" w:type="dxa"/>
            <w:tcBorders>
              <w:top w:val="single" w:sz="4" w:space="0" w:color="auto"/>
              <w:left w:val="nil"/>
              <w:bottom w:val="single" w:sz="4" w:space="0" w:color="auto"/>
              <w:right w:val="single" w:sz="4" w:space="0" w:color="auto"/>
            </w:tcBorders>
            <w:hideMark/>
          </w:tcPr>
          <w:p w14:paraId="54D12162" w14:textId="3B55CB38" w:rsidR="002E1654" w:rsidRPr="00070AF7"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rPr>
              <w:t>1</w:t>
            </w:r>
            <w:r w:rsidR="00070AF7">
              <w:rPr>
                <w:rFonts w:ascii="Times New Roman" w:hAnsi="Times New Roman"/>
                <w:color w:val="000000" w:themeColor="text1"/>
                <w:sz w:val="24"/>
                <w:szCs w:val="24"/>
                <w:lang w:val="en-US"/>
              </w:rPr>
              <w:t>75</w:t>
            </w:r>
          </w:p>
        </w:tc>
        <w:tc>
          <w:tcPr>
            <w:tcW w:w="0" w:type="auto"/>
            <w:tcBorders>
              <w:top w:val="single" w:sz="4" w:space="0" w:color="auto"/>
              <w:left w:val="nil"/>
              <w:bottom w:val="single" w:sz="4" w:space="0" w:color="auto"/>
              <w:right w:val="single" w:sz="4" w:space="0" w:color="auto"/>
            </w:tcBorders>
            <w:hideMark/>
          </w:tcPr>
          <w:p w14:paraId="75FA931A" w14:textId="77D01995" w:rsidR="002E1654" w:rsidRPr="00070AF7" w:rsidRDefault="00070AF7"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58.33</w:t>
            </w:r>
          </w:p>
        </w:tc>
      </w:tr>
      <w:tr w:rsidR="002E1654" w:rsidRPr="00862546" w14:paraId="6A8EAAC0" w14:textId="77777777" w:rsidTr="00AE554E">
        <w:trPr>
          <w:trHeight w:val="214"/>
        </w:trPr>
        <w:tc>
          <w:tcPr>
            <w:tcW w:w="0" w:type="auto"/>
            <w:tcBorders>
              <w:top w:val="single" w:sz="4" w:space="0" w:color="auto"/>
              <w:left w:val="single" w:sz="4" w:space="0" w:color="auto"/>
              <w:bottom w:val="single" w:sz="4" w:space="0" w:color="auto"/>
              <w:right w:val="single" w:sz="4" w:space="0" w:color="auto"/>
            </w:tcBorders>
          </w:tcPr>
          <w:p w14:paraId="3C947032"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hideMark/>
          </w:tcPr>
          <w:p w14:paraId="25A0F5F3"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b/>
                <w:bCs/>
                <w:color w:val="000000" w:themeColor="text1"/>
                <w:kern w:val="2"/>
                <w:sz w:val="24"/>
                <w:szCs w:val="24"/>
                <w:lang/>
              </w:rPr>
              <w:t>Total</w:t>
            </w:r>
          </w:p>
        </w:tc>
        <w:tc>
          <w:tcPr>
            <w:tcW w:w="1622" w:type="dxa"/>
            <w:tcBorders>
              <w:top w:val="single" w:sz="4" w:space="0" w:color="auto"/>
              <w:left w:val="nil"/>
              <w:bottom w:val="single" w:sz="4" w:space="0" w:color="auto"/>
              <w:right w:val="single" w:sz="4" w:space="0" w:color="auto"/>
            </w:tcBorders>
            <w:hideMark/>
          </w:tcPr>
          <w:p w14:paraId="2B081F34" w14:textId="36BBF510" w:rsidR="002E1654" w:rsidRPr="00070AF7" w:rsidRDefault="002E1654" w:rsidP="006A0174">
            <w:pPr>
              <w:shd w:val="clear" w:color="auto" w:fill="FFFFFF"/>
              <w:spacing w:before="100" w:beforeAutospacing="1" w:after="0" w:line="256" w:lineRule="auto"/>
              <w:jc w:val="both"/>
              <w:rPr>
                <w:rFonts w:ascii="Times New Roman" w:hAnsi="Times New Roman"/>
                <w:b/>
                <w:color w:val="000000" w:themeColor="text1"/>
                <w:sz w:val="24"/>
                <w:szCs w:val="24"/>
                <w:lang w:val="en-US"/>
              </w:rPr>
            </w:pPr>
            <w:r>
              <w:rPr>
                <w:rFonts w:ascii="Times New Roman" w:hAnsi="Times New Roman"/>
                <w:b/>
                <w:color w:val="000000" w:themeColor="text1"/>
                <w:sz w:val="24"/>
                <w:szCs w:val="24"/>
                <w:lang/>
              </w:rPr>
              <w:t>3</w:t>
            </w:r>
            <w:r w:rsidR="00070AF7">
              <w:rPr>
                <w:rFonts w:ascii="Times New Roman" w:hAnsi="Times New Roman"/>
                <w:b/>
                <w:color w:val="000000" w:themeColor="text1"/>
                <w:sz w:val="24"/>
                <w:szCs w:val="24"/>
                <w:lang w:val="en-US"/>
              </w:rPr>
              <w:t>00</w:t>
            </w:r>
          </w:p>
        </w:tc>
        <w:tc>
          <w:tcPr>
            <w:tcW w:w="0" w:type="auto"/>
            <w:tcBorders>
              <w:top w:val="single" w:sz="4" w:space="0" w:color="auto"/>
              <w:left w:val="nil"/>
              <w:bottom w:val="single" w:sz="4" w:space="0" w:color="auto"/>
              <w:right w:val="single" w:sz="4" w:space="0" w:color="auto"/>
            </w:tcBorders>
            <w:hideMark/>
          </w:tcPr>
          <w:p w14:paraId="71A1E302" w14:textId="77777777" w:rsidR="002E1654" w:rsidRPr="00862546" w:rsidRDefault="002E1654" w:rsidP="006A0174">
            <w:pPr>
              <w:shd w:val="clear" w:color="auto" w:fill="FFFFFF"/>
              <w:spacing w:before="100" w:beforeAutospacing="1" w:after="0" w:line="256" w:lineRule="auto"/>
              <w:jc w:val="both"/>
              <w:rPr>
                <w:rFonts w:ascii="Times New Roman" w:hAnsi="Times New Roman"/>
                <w:b/>
                <w:color w:val="000000" w:themeColor="text1"/>
                <w:sz w:val="24"/>
                <w:szCs w:val="24"/>
                <w:lang/>
              </w:rPr>
            </w:pPr>
            <w:r w:rsidRPr="00862546">
              <w:rPr>
                <w:rFonts w:ascii="Times New Roman" w:eastAsia="Calibri" w:hAnsi="Times New Roman"/>
                <w:b/>
                <w:bCs/>
                <w:color w:val="000000" w:themeColor="text1"/>
                <w:kern w:val="2"/>
                <w:sz w:val="24"/>
                <w:szCs w:val="24"/>
                <w:lang/>
              </w:rPr>
              <w:t>100</w:t>
            </w:r>
          </w:p>
        </w:tc>
      </w:tr>
      <w:tr w:rsidR="002E1654" w:rsidRPr="00862546" w14:paraId="24AE6A0A" w14:textId="77777777" w:rsidTr="006A0174">
        <w:trPr>
          <w:trHeight w:val="214"/>
        </w:trPr>
        <w:tc>
          <w:tcPr>
            <w:tcW w:w="0" w:type="auto"/>
            <w:vMerge w:val="restart"/>
            <w:tcBorders>
              <w:top w:val="nil"/>
              <w:left w:val="single" w:sz="4" w:space="0" w:color="auto"/>
              <w:bottom w:val="single" w:sz="4" w:space="0" w:color="auto"/>
              <w:right w:val="single" w:sz="4" w:space="0" w:color="auto"/>
            </w:tcBorders>
          </w:tcPr>
          <w:p w14:paraId="7E397EA8"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p>
          <w:p w14:paraId="7EBCFD58" w14:textId="7591B6D0" w:rsidR="002E1654" w:rsidRPr="00862546" w:rsidRDefault="00270985"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270985">
              <w:rPr>
                <w:rFonts w:ascii="Times New Roman" w:eastAsia="Calibri" w:hAnsi="Times New Roman"/>
                <w:b/>
                <w:color w:val="000000" w:themeColor="text1"/>
                <w:spacing w:val="3"/>
                <w:sz w:val="24"/>
                <w:szCs w:val="24"/>
                <w:shd w:val="clear" w:color="auto" w:fill="FFFFFF"/>
                <w:lang/>
              </w:rPr>
              <w:t>MARITAL STATUS</w:t>
            </w:r>
          </w:p>
        </w:tc>
        <w:tc>
          <w:tcPr>
            <w:tcW w:w="0" w:type="auto"/>
            <w:gridSpan w:val="3"/>
            <w:tcBorders>
              <w:top w:val="single" w:sz="4" w:space="0" w:color="auto"/>
              <w:left w:val="nil"/>
              <w:bottom w:val="single" w:sz="4" w:space="0" w:color="auto"/>
              <w:right w:val="single" w:sz="4" w:space="0" w:color="auto"/>
            </w:tcBorders>
          </w:tcPr>
          <w:p w14:paraId="33502529"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p>
        </w:tc>
      </w:tr>
      <w:tr w:rsidR="002E1654" w:rsidRPr="00862546" w14:paraId="1C53992A" w14:textId="77777777" w:rsidTr="00AE554E">
        <w:trPr>
          <w:trHeight w:val="114"/>
        </w:trPr>
        <w:tc>
          <w:tcPr>
            <w:tcW w:w="0" w:type="auto"/>
            <w:vMerge/>
            <w:tcBorders>
              <w:top w:val="nil"/>
              <w:left w:val="single" w:sz="4" w:space="0" w:color="auto"/>
              <w:bottom w:val="single" w:sz="4" w:space="0" w:color="auto"/>
              <w:right w:val="single" w:sz="4" w:space="0" w:color="auto"/>
            </w:tcBorders>
            <w:vAlign w:val="center"/>
          </w:tcPr>
          <w:p w14:paraId="5226DACC"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tcPr>
          <w:p w14:paraId="37A4A3CB" w14:textId="6FF27323" w:rsidR="002E1654" w:rsidRPr="00862546" w:rsidRDefault="00270985"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270985">
              <w:rPr>
                <w:rFonts w:ascii="Times New Roman" w:hAnsi="Times New Roman"/>
                <w:color w:val="000000" w:themeColor="text1"/>
                <w:sz w:val="24"/>
                <w:szCs w:val="24"/>
              </w:rPr>
              <w:t xml:space="preserve">Single   </w:t>
            </w:r>
          </w:p>
        </w:tc>
        <w:tc>
          <w:tcPr>
            <w:tcW w:w="1622" w:type="dxa"/>
            <w:tcBorders>
              <w:top w:val="single" w:sz="4" w:space="0" w:color="auto"/>
              <w:left w:val="nil"/>
              <w:bottom w:val="single" w:sz="4" w:space="0" w:color="auto"/>
              <w:right w:val="single" w:sz="4" w:space="0" w:color="auto"/>
            </w:tcBorders>
          </w:tcPr>
          <w:p w14:paraId="422C7ADD"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Pr>
                <w:rFonts w:ascii="Times New Roman" w:hAnsi="Times New Roman"/>
                <w:color w:val="000000" w:themeColor="text1"/>
                <w:sz w:val="24"/>
                <w:szCs w:val="24"/>
                <w:lang/>
              </w:rPr>
              <w:t>97</w:t>
            </w:r>
          </w:p>
        </w:tc>
        <w:tc>
          <w:tcPr>
            <w:tcW w:w="0" w:type="auto"/>
            <w:tcBorders>
              <w:top w:val="single" w:sz="4" w:space="0" w:color="auto"/>
              <w:left w:val="nil"/>
              <w:bottom w:val="single" w:sz="4" w:space="0" w:color="auto"/>
              <w:right w:val="single" w:sz="4" w:space="0" w:color="auto"/>
            </w:tcBorders>
          </w:tcPr>
          <w:p w14:paraId="3F723B24" w14:textId="12038E8F" w:rsidR="002E1654" w:rsidRPr="00AE554E" w:rsidRDefault="00AE554E"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32.33</w:t>
            </w:r>
          </w:p>
        </w:tc>
      </w:tr>
      <w:tr w:rsidR="002E1654" w:rsidRPr="00862546" w14:paraId="14A0267B" w14:textId="77777777" w:rsidTr="00AE554E">
        <w:trPr>
          <w:trHeight w:val="114"/>
        </w:trPr>
        <w:tc>
          <w:tcPr>
            <w:tcW w:w="0" w:type="auto"/>
            <w:vMerge/>
            <w:tcBorders>
              <w:top w:val="nil"/>
              <w:left w:val="single" w:sz="4" w:space="0" w:color="auto"/>
              <w:bottom w:val="single" w:sz="4" w:space="0" w:color="auto"/>
              <w:right w:val="single" w:sz="4" w:space="0" w:color="auto"/>
            </w:tcBorders>
            <w:vAlign w:val="center"/>
          </w:tcPr>
          <w:p w14:paraId="4E27A5DE"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tcPr>
          <w:p w14:paraId="621305AC" w14:textId="28412DBA" w:rsidR="002E1654" w:rsidRPr="00862546" w:rsidRDefault="00270985"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270985">
              <w:rPr>
                <w:rFonts w:ascii="Times New Roman" w:hAnsi="Times New Roman"/>
                <w:color w:val="000000" w:themeColor="text1"/>
                <w:sz w:val="24"/>
                <w:szCs w:val="24"/>
                <w:lang/>
              </w:rPr>
              <w:t>Married</w:t>
            </w:r>
          </w:p>
        </w:tc>
        <w:tc>
          <w:tcPr>
            <w:tcW w:w="1622" w:type="dxa"/>
            <w:tcBorders>
              <w:top w:val="single" w:sz="4" w:space="0" w:color="auto"/>
              <w:left w:val="nil"/>
              <w:bottom w:val="single" w:sz="4" w:space="0" w:color="auto"/>
              <w:right w:val="single" w:sz="4" w:space="0" w:color="auto"/>
            </w:tcBorders>
          </w:tcPr>
          <w:p w14:paraId="0ECD7107" w14:textId="28EF801A" w:rsidR="002E1654" w:rsidRPr="00AE554E" w:rsidRDefault="00AE554E"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145</w:t>
            </w:r>
          </w:p>
        </w:tc>
        <w:tc>
          <w:tcPr>
            <w:tcW w:w="0" w:type="auto"/>
            <w:tcBorders>
              <w:top w:val="single" w:sz="4" w:space="0" w:color="auto"/>
              <w:left w:val="nil"/>
              <w:bottom w:val="single" w:sz="4" w:space="0" w:color="auto"/>
              <w:right w:val="single" w:sz="4" w:space="0" w:color="auto"/>
            </w:tcBorders>
          </w:tcPr>
          <w:p w14:paraId="7A75CF57" w14:textId="2F2E8EB1" w:rsidR="002E1654" w:rsidRPr="00AE554E" w:rsidRDefault="00AE554E"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48.33</w:t>
            </w:r>
          </w:p>
        </w:tc>
      </w:tr>
      <w:tr w:rsidR="002E1654" w:rsidRPr="00862546" w14:paraId="45A539E4" w14:textId="77777777" w:rsidTr="00AE554E">
        <w:trPr>
          <w:trHeight w:val="114"/>
        </w:trPr>
        <w:tc>
          <w:tcPr>
            <w:tcW w:w="0" w:type="auto"/>
            <w:vMerge/>
            <w:tcBorders>
              <w:top w:val="nil"/>
              <w:left w:val="single" w:sz="4" w:space="0" w:color="auto"/>
              <w:bottom w:val="single" w:sz="4" w:space="0" w:color="auto"/>
              <w:right w:val="single" w:sz="4" w:space="0" w:color="auto"/>
            </w:tcBorders>
            <w:vAlign w:val="center"/>
          </w:tcPr>
          <w:p w14:paraId="5EF1097C"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tcPr>
          <w:p w14:paraId="6005BADA" w14:textId="1C58665E" w:rsidR="002E1654" w:rsidRPr="00862546" w:rsidRDefault="00AE554E"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AE554E">
              <w:rPr>
                <w:rFonts w:ascii="Times New Roman" w:hAnsi="Times New Roman"/>
                <w:color w:val="000000" w:themeColor="text1"/>
                <w:sz w:val="24"/>
                <w:szCs w:val="24"/>
                <w:lang/>
              </w:rPr>
              <w:t>Separated/Divorced</w:t>
            </w:r>
          </w:p>
        </w:tc>
        <w:tc>
          <w:tcPr>
            <w:tcW w:w="1622" w:type="dxa"/>
            <w:tcBorders>
              <w:top w:val="single" w:sz="4" w:space="0" w:color="auto"/>
              <w:left w:val="nil"/>
              <w:bottom w:val="single" w:sz="4" w:space="0" w:color="auto"/>
              <w:right w:val="single" w:sz="4" w:space="0" w:color="auto"/>
            </w:tcBorders>
          </w:tcPr>
          <w:p w14:paraId="56DE311C" w14:textId="300F0254" w:rsidR="002E1654" w:rsidRPr="00AE554E" w:rsidRDefault="00AE554E"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50</w:t>
            </w:r>
          </w:p>
        </w:tc>
        <w:tc>
          <w:tcPr>
            <w:tcW w:w="0" w:type="auto"/>
            <w:tcBorders>
              <w:top w:val="single" w:sz="4" w:space="0" w:color="auto"/>
              <w:left w:val="nil"/>
              <w:bottom w:val="single" w:sz="4" w:space="0" w:color="auto"/>
              <w:right w:val="single" w:sz="4" w:space="0" w:color="auto"/>
            </w:tcBorders>
          </w:tcPr>
          <w:p w14:paraId="250ED8F0" w14:textId="2E88E6B3" w:rsidR="002E1654" w:rsidRPr="00AE554E" w:rsidRDefault="00AE554E"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16.67</w:t>
            </w:r>
          </w:p>
        </w:tc>
      </w:tr>
      <w:tr w:rsidR="002E1654" w:rsidRPr="00862546" w14:paraId="70595346" w14:textId="77777777" w:rsidTr="00AE554E">
        <w:trPr>
          <w:trHeight w:val="114"/>
        </w:trPr>
        <w:tc>
          <w:tcPr>
            <w:tcW w:w="0" w:type="auto"/>
            <w:vMerge/>
            <w:tcBorders>
              <w:top w:val="nil"/>
              <w:left w:val="single" w:sz="4" w:space="0" w:color="auto"/>
              <w:bottom w:val="single" w:sz="4" w:space="0" w:color="auto"/>
              <w:right w:val="single" w:sz="4" w:space="0" w:color="auto"/>
            </w:tcBorders>
            <w:vAlign w:val="center"/>
            <w:hideMark/>
          </w:tcPr>
          <w:p w14:paraId="6EAABD56"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hideMark/>
          </w:tcPr>
          <w:p w14:paraId="272E8075" w14:textId="3D1C18D0" w:rsidR="002E1654" w:rsidRPr="00862546" w:rsidRDefault="00AE554E"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AE554E">
              <w:rPr>
                <w:rFonts w:ascii="Times New Roman" w:hAnsi="Times New Roman"/>
                <w:color w:val="000000" w:themeColor="text1"/>
                <w:sz w:val="24"/>
                <w:szCs w:val="24"/>
                <w:lang/>
              </w:rPr>
              <w:t>Widowed</w:t>
            </w:r>
          </w:p>
        </w:tc>
        <w:tc>
          <w:tcPr>
            <w:tcW w:w="1622" w:type="dxa"/>
            <w:tcBorders>
              <w:top w:val="single" w:sz="4" w:space="0" w:color="auto"/>
              <w:left w:val="nil"/>
              <w:bottom w:val="single" w:sz="4" w:space="0" w:color="auto"/>
              <w:right w:val="single" w:sz="4" w:space="0" w:color="auto"/>
            </w:tcBorders>
            <w:hideMark/>
          </w:tcPr>
          <w:p w14:paraId="3E02D7DA" w14:textId="08B9C1FF" w:rsidR="002E1654" w:rsidRPr="00AE554E" w:rsidRDefault="00AE554E"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8</w:t>
            </w:r>
          </w:p>
        </w:tc>
        <w:tc>
          <w:tcPr>
            <w:tcW w:w="0" w:type="auto"/>
            <w:tcBorders>
              <w:top w:val="single" w:sz="4" w:space="0" w:color="auto"/>
              <w:left w:val="nil"/>
              <w:bottom w:val="single" w:sz="4" w:space="0" w:color="auto"/>
              <w:right w:val="single" w:sz="4" w:space="0" w:color="auto"/>
            </w:tcBorders>
            <w:hideMark/>
          </w:tcPr>
          <w:p w14:paraId="0E1FADC0" w14:textId="79A1B042" w:rsidR="002E1654" w:rsidRPr="00AE554E" w:rsidRDefault="00AE554E"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2.67</w:t>
            </w:r>
          </w:p>
        </w:tc>
      </w:tr>
      <w:tr w:rsidR="002E1654" w:rsidRPr="00862546" w14:paraId="44CC16A9" w14:textId="77777777" w:rsidTr="00AE554E">
        <w:trPr>
          <w:trHeight w:val="114"/>
        </w:trPr>
        <w:tc>
          <w:tcPr>
            <w:tcW w:w="0" w:type="auto"/>
            <w:tcBorders>
              <w:top w:val="single" w:sz="4" w:space="0" w:color="auto"/>
              <w:left w:val="single" w:sz="4" w:space="0" w:color="auto"/>
              <w:bottom w:val="single" w:sz="4" w:space="0" w:color="auto"/>
              <w:right w:val="single" w:sz="4" w:space="0" w:color="auto"/>
            </w:tcBorders>
          </w:tcPr>
          <w:p w14:paraId="72C2F105"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hideMark/>
          </w:tcPr>
          <w:p w14:paraId="3BA5442E"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b/>
                <w:bCs/>
                <w:color w:val="000000" w:themeColor="text1"/>
                <w:kern w:val="2"/>
                <w:sz w:val="24"/>
                <w:szCs w:val="24"/>
                <w:lang/>
              </w:rPr>
              <w:t>Total</w:t>
            </w:r>
          </w:p>
        </w:tc>
        <w:tc>
          <w:tcPr>
            <w:tcW w:w="1622" w:type="dxa"/>
            <w:tcBorders>
              <w:top w:val="single" w:sz="4" w:space="0" w:color="auto"/>
              <w:left w:val="nil"/>
              <w:bottom w:val="single" w:sz="4" w:space="0" w:color="auto"/>
              <w:right w:val="single" w:sz="4" w:space="0" w:color="auto"/>
            </w:tcBorders>
            <w:hideMark/>
          </w:tcPr>
          <w:p w14:paraId="4E3559D3" w14:textId="50E4AF68" w:rsidR="002E1654" w:rsidRPr="00AE554E" w:rsidRDefault="002E1654" w:rsidP="006A0174">
            <w:pPr>
              <w:shd w:val="clear" w:color="auto" w:fill="FFFFFF"/>
              <w:spacing w:before="100" w:beforeAutospacing="1" w:after="0" w:line="256"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rPr>
              <w:t>3</w:t>
            </w:r>
            <w:r w:rsidR="00AE554E">
              <w:rPr>
                <w:rFonts w:ascii="Times New Roman" w:hAnsi="Times New Roman"/>
                <w:b/>
                <w:color w:val="000000" w:themeColor="text1"/>
                <w:sz w:val="24"/>
                <w:szCs w:val="24"/>
                <w:lang w:val="en-US"/>
              </w:rPr>
              <w:t>00</w:t>
            </w:r>
          </w:p>
        </w:tc>
        <w:tc>
          <w:tcPr>
            <w:tcW w:w="0" w:type="auto"/>
            <w:tcBorders>
              <w:top w:val="single" w:sz="4" w:space="0" w:color="auto"/>
              <w:left w:val="nil"/>
              <w:bottom w:val="single" w:sz="4" w:space="0" w:color="auto"/>
              <w:right w:val="single" w:sz="4" w:space="0" w:color="auto"/>
            </w:tcBorders>
            <w:hideMark/>
          </w:tcPr>
          <w:p w14:paraId="6FC3C792" w14:textId="77777777" w:rsidR="002E1654" w:rsidRPr="00862546" w:rsidRDefault="002E1654" w:rsidP="006A0174">
            <w:pPr>
              <w:shd w:val="clear" w:color="auto" w:fill="FFFFFF"/>
              <w:spacing w:before="100" w:beforeAutospacing="1" w:after="0" w:line="256" w:lineRule="auto"/>
              <w:jc w:val="both"/>
              <w:rPr>
                <w:rFonts w:ascii="Times New Roman" w:hAnsi="Times New Roman"/>
                <w:b/>
                <w:color w:val="000000" w:themeColor="text1"/>
                <w:sz w:val="24"/>
                <w:szCs w:val="24"/>
                <w:lang/>
              </w:rPr>
            </w:pPr>
            <w:r w:rsidRPr="00862546">
              <w:rPr>
                <w:rFonts w:ascii="Times New Roman" w:eastAsia="Calibri" w:hAnsi="Times New Roman"/>
                <w:b/>
                <w:bCs/>
                <w:color w:val="000000" w:themeColor="text1"/>
                <w:kern w:val="2"/>
                <w:sz w:val="24"/>
                <w:szCs w:val="24"/>
                <w:lang/>
              </w:rPr>
              <w:t>100</w:t>
            </w:r>
          </w:p>
        </w:tc>
      </w:tr>
      <w:tr w:rsidR="002E1654" w:rsidRPr="00862546" w14:paraId="75EB653E" w14:textId="77777777" w:rsidTr="006A0174">
        <w:trPr>
          <w:trHeight w:val="114"/>
        </w:trPr>
        <w:tc>
          <w:tcPr>
            <w:tcW w:w="0" w:type="auto"/>
            <w:vMerge w:val="restart"/>
            <w:tcBorders>
              <w:top w:val="nil"/>
              <w:left w:val="single" w:sz="4" w:space="0" w:color="auto"/>
              <w:bottom w:val="single" w:sz="4" w:space="0" w:color="auto"/>
              <w:right w:val="single" w:sz="4" w:space="0" w:color="auto"/>
            </w:tcBorders>
          </w:tcPr>
          <w:p w14:paraId="648E3D84" w14:textId="77777777" w:rsidR="002E1654"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p>
          <w:p w14:paraId="3FDACEEA" w14:textId="69D644A7" w:rsidR="002E1654" w:rsidRPr="00AA15E9" w:rsidRDefault="009A1164" w:rsidP="006A0174">
            <w:pPr>
              <w:shd w:val="clear" w:color="auto" w:fill="FFFFFF"/>
              <w:spacing w:before="100" w:beforeAutospacing="1" w:after="0" w:line="256" w:lineRule="auto"/>
              <w:jc w:val="both"/>
              <w:rPr>
                <w:rFonts w:ascii="Times New Roman" w:hAnsi="Times New Roman"/>
                <w:b/>
                <w:color w:val="000000" w:themeColor="text1"/>
                <w:sz w:val="24"/>
                <w:szCs w:val="24"/>
                <w:lang/>
              </w:rPr>
            </w:pPr>
            <w:r w:rsidRPr="009A1164">
              <w:rPr>
                <w:rFonts w:ascii="Times New Roman" w:hAnsi="Times New Roman"/>
                <w:b/>
                <w:color w:val="000000" w:themeColor="text1"/>
                <w:sz w:val="24"/>
                <w:szCs w:val="24"/>
                <w:lang/>
              </w:rPr>
              <w:t>HIGHEST</w:t>
            </w:r>
            <w:r>
              <w:rPr>
                <w:rFonts w:ascii="Times New Roman" w:hAnsi="Times New Roman"/>
                <w:b/>
                <w:color w:val="000000" w:themeColor="text1"/>
                <w:sz w:val="24"/>
                <w:szCs w:val="24"/>
                <w:lang w:val="en-US"/>
              </w:rPr>
              <w:t xml:space="preserve"> </w:t>
            </w:r>
            <w:r w:rsidRPr="009A1164">
              <w:rPr>
                <w:rFonts w:ascii="Times New Roman" w:hAnsi="Times New Roman"/>
                <w:b/>
                <w:color w:val="000000" w:themeColor="text1"/>
                <w:sz w:val="24"/>
                <w:szCs w:val="24"/>
                <w:lang/>
              </w:rPr>
              <w:t>EDUCATIONAL QUALIFICATION</w:t>
            </w:r>
          </w:p>
        </w:tc>
        <w:tc>
          <w:tcPr>
            <w:tcW w:w="0" w:type="auto"/>
            <w:gridSpan w:val="3"/>
            <w:tcBorders>
              <w:top w:val="single" w:sz="4" w:space="0" w:color="auto"/>
              <w:left w:val="nil"/>
              <w:bottom w:val="single" w:sz="4" w:space="0" w:color="auto"/>
              <w:right w:val="single" w:sz="4" w:space="0" w:color="auto"/>
            </w:tcBorders>
          </w:tcPr>
          <w:p w14:paraId="4840B84E"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p>
        </w:tc>
      </w:tr>
      <w:tr w:rsidR="002E1654" w:rsidRPr="00862546" w14:paraId="27A7ABC6" w14:textId="77777777" w:rsidTr="00AE554E">
        <w:trPr>
          <w:trHeight w:val="114"/>
        </w:trPr>
        <w:tc>
          <w:tcPr>
            <w:tcW w:w="0" w:type="auto"/>
            <w:vMerge/>
            <w:tcBorders>
              <w:top w:val="nil"/>
              <w:left w:val="single" w:sz="4" w:space="0" w:color="auto"/>
              <w:bottom w:val="single" w:sz="4" w:space="0" w:color="auto"/>
              <w:right w:val="single" w:sz="4" w:space="0" w:color="auto"/>
            </w:tcBorders>
            <w:vAlign w:val="center"/>
            <w:hideMark/>
          </w:tcPr>
          <w:p w14:paraId="629804B7"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hideMark/>
          </w:tcPr>
          <w:p w14:paraId="7CF9D0CB" w14:textId="62209F2A" w:rsidR="002E1654" w:rsidRPr="00862546" w:rsidRDefault="009A1164"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9A1164">
              <w:rPr>
                <w:rFonts w:ascii="Times New Roman" w:eastAsia="Calibri" w:hAnsi="Times New Roman"/>
                <w:color w:val="000000" w:themeColor="text1"/>
                <w:kern w:val="2"/>
                <w:sz w:val="24"/>
                <w:szCs w:val="24"/>
                <w:lang/>
              </w:rPr>
              <w:t>Primary</w:t>
            </w:r>
          </w:p>
        </w:tc>
        <w:tc>
          <w:tcPr>
            <w:tcW w:w="1622" w:type="dxa"/>
            <w:tcBorders>
              <w:top w:val="single" w:sz="4" w:space="0" w:color="auto"/>
              <w:left w:val="nil"/>
              <w:bottom w:val="single" w:sz="4" w:space="0" w:color="auto"/>
              <w:right w:val="single" w:sz="4" w:space="0" w:color="auto"/>
            </w:tcBorders>
            <w:hideMark/>
          </w:tcPr>
          <w:p w14:paraId="16CC06AA" w14:textId="42C0B121" w:rsidR="002E1654" w:rsidRPr="009A1164" w:rsidRDefault="009A1164"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15</w:t>
            </w:r>
          </w:p>
        </w:tc>
        <w:tc>
          <w:tcPr>
            <w:tcW w:w="0" w:type="auto"/>
            <w:tcBorders>
              <w:top w:val="single" w:sz="4" w:space="0" w:color="auto"/>
              <w:left w:val="nil"/>
              <w:bottom w:val="single" w:sz="4" w:space="0" w:color="auto"/>
              <w:right w:val="single" w:sz="4" w:space="0" w:color="auto"/>
            </w:tcBorders>
            <w:hideMark/>
          </w:tcPr>
          <w:p w14:paraId="2C28789B" w14:textId="62888113" w:rsidR="002E1654" w:rsidRPr="009A1164" w:rsidRDefault="009A1164"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5</w:t>
            </w:r>
          </w:p>
        </w:tc>
      </w:tr>
      <w:tr w:rsidR="002E1654" w:rsidRPr="00862546" w14:paraId="73D6EDA6" w14:textId="77777777" w:rsidTr="00AE554E">
        <w:trPr>
          <w:trHeight w:val="114"/>
        </w:trPr>
        <w:tc>
          <w:tcPr>
            <w:tcW w:w="0" w:type="auto"/>
            <w:vMerge/>
            <w:tcBorders>
              <w:top w:val="nil"/>
              <w:left w:val="single" w:sz="4" w:space="0" w:color="auto"/>
              <w:bottom w:val="single" w:sz="4" w:space="0" w:color="auto"/>
              <w:right w:val="single" w:sz="4" w:space="0" w:color="auto"/>
            </w:tcBorders>
            <w:vAlign w:val="center"/>
          </w:tcPr>
          <w:p w14:paraId="6675A01F"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tcPr>
          <w:p w14:paraId="498CB342" w14:textId="4F53912C" w:rsidR="002E1654" w:rsidRPr="00862546" w:rsidRDefault="009A1164"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9A1164">
              <w:rPr>
                <w:rFonts w:ascii="Times New Roman" w:hAnsi="Times New Roman"/>
                <w:color w:val="000000" w:themeColor="text1"/>
                <w:sz w:val="24"/>
                <w:szCs w:val="24"/>
                <w:lang/>
              </w:rPr>
              <w:t>Secondary</w:t>
            </w:r>
            <w:r w:rsidRPr="009A1164">
              <w:rPr>
                <w:rFonts w:ascii="Times New Roman" w:hAnsi="Times New Roman"/>
                <w:color w:val="000000" w:themeColor="text1"/>
                <w:sz w:val="24"/>
                <w:szCs w:val="24"/>
                <w:lang/>
              </w:rPr>
              <w:tab/>
            </w:r>
          </w:p>
        </w:tc>
        <w:tc>
          <w:tcPr>
            <w:tcW w:w="1622" w:type="dxa"/>
            <w:tcBorders>
              <w:top w:val="single" w:sz="4" w:space="0" w:color="auto"/>
              <w:left w:val="nil"/>
              <w:bottom w:val="single" w:sz="4" w:space="0" w:color="auto"/>
              <w:right w:val="single" w:sz="4" w:space="0" w:color="auto"/>
            </w:tcBorders>
          </w:tcPr>
          <w:p w14:paraId="35C5B754" w14:textId="4EEB7821" w:rsidR="002E1654" w:rsidRPr="009A1164" w:rsidRDefault="009A1164"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56</w:t>
            </w:r>
          </w:p>
        </w:tc>
        <w:tc>
          <w:tcPr>
            <w:tcW w:w="0" w:type="auto"/>
            <w:tcBorders>
              <w:top w:val="single" w:sz="4" w:space="0" w:color="auto"/>
              <w:left w:val="nil"/>
              <w:bottom w:val="single" w:sz="4" w:space="0" w:color="auto"/>
              <w:right w:val="single" w:sz="4" w:space="0" w:color="auto"/>
            </w:tcBorders>
          </w:tcPr>
          <w:p w14:paraId="7D16EEDF" w14:textId="63BBA49D" w:rsidR="002E1654" w:rsidRPr="009A1164" w:rsidRDefault="009A1164"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18.67</w:t>
            </w:r>
          </w:p>
        </w:tc>
      </w:tr>
      <w:tr w:rsidR="002E1654" w:rsidRPr="00862546" w14:paraId="6F4D62F6" w14:textId="77777777" w:rsidTr="00AE554E">
        <w:trPr>
          <w:trHeight w:val="114"/>
        </w:trPr>
        <w:tc>
          <w:tcPr>
            <w:tcW w:w="0" w:type="auto"/>
            <w:vMerge/>
            <w:tcBorders>
              <w:top w:val="nil"/>
              <w:left w:val="single" w:sz="4" w:space="0" w:color="auto"/>
              <w:bottom w:val="single" w:sz="4" w:space="0" w:color="auto"/>
              <w:right w:val="single" w:sz="4" w:space="0" w:color="auto"/>
            </w:tcBorders>
            <w:vAlign w:val="center"/>
          </w:tcPr>
          <w:p w14:paraId="1767F743"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tcPr>
          <w:p w14:paraId="0A8585DB" w14:textId="53CF7BFE" w:rsidR="002E1654" w:rsidRPr="00862546" w:rsidRDefault="009A1164"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9A1164">
              <w:rPr>
                <w:rFonts w:ascii="Times New Roman" w:hAnsi="Times New Roman"/>
                <w:color w:val="000000" w:themeColor="text1"/>
                <w:sz w:val="24"/>
                <w:szCs w:val="24"/>
                <w:lang/>
              </w:rPr>
              <w:t>Tertiary</w:t>
            </w:r>
          </w:p>
        </w:tc>
        <w:tc>
          <w:tcPr>
            <w:tcW w:w="1622" w:type="dxa"/>
            <w:tcBorders>
              <w:top w:val="single" w:sz="4" w:space="0" w:color="auto"/>
              <w:left w:val="nil"/>
              <w:bottom w:val="single" w:sz="4" w:space="0" w:color="auto"/>
              <w:right w:val="single" w:sz="4" w:space="0" w:color="auto"/>
            </w:tcBorders>
          </w:tcPr>
          <w:p w14:paraId="3F6CE518" w14:textId="7973C10A" w:rsidR="002E1654" w:rsidRPr="009A1164" w:rsidRDefault="009A1164"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100</w:t>
            </w:r>
          </w:p>
        </w:tc>
        <w:tc>
          <w:tcPr>
            <w:tcW w:w="0" w:type="auto"/>
            <w:tcBorders>
              <w:top w:val="single" w:sz="4" w:space="0" w:color="auto"/>
              <w:left w:val="nil"/>
              <w:bottom w:val="single" w:sz="4" w:space="0" w:color="auto"/>
              <w:right w:val="single" w:sz="4" w:space="0" w:color="auto"/>
            </w:tcBorders>
          </w:tcPr>
          <w:p w14:paraId="4F9DAEF2" w14:textId="6160EAA7" w:rsidR="002E1654" w:rsidRPr="009A1164" w:rsidRDefault="009A1164"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33.33</w:t>
            </w:r>
          </w:p>
        </w:tc>
      </w:tr>
      <w:tr w:rsidR="002E1654" w:rsidRPr="00862546" w14:paraId="0C0598E5" w14:textId="77777777" w:rsidTr="00AE554E">
        <w:trPr>
          <w:trHeight w:val="114"/>
        </w:trPr>
        <w:tc>
          <w:tcPr>
            <w:tcW w:w="0" w:type="auto"/>
            <w:vMerge/>
            <w:tcBorders>
              <w:top w:val="nil"/>
              <w:left w:val="single" w:sz="4" w:space="0" w:color="auto"/>
              <w:bottom w:val="single" w:sz="4" w:space="0" w:color="auto"/>
              <w:right w:val="single" w:sz="4" w:space="0" w:color="auto"/>
            </w:tcBorders>
            <w:vAlign w:val="center"/>
          </w:tcPr>
          <w:p w14:paraId="06DA6A89" w14:textId="77777777" w:rsidR="002E1654" w:rsidRPr="00862546" w:rsidRDefault="002E1654" w:rsidP="006A0174">
            <w:pPr>
              <w:spacing w:after="0" w:line="240" w:lineRule="auto"/>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tcPr>
          <w:p w14:paraId="0435C44B" w14:textId="2BDD66DB" w:rsidR="002E1654" w:rsidRDefault="009A1164"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9A1164">
              <w:rPr>
                <w:rFonts w:ascii="Times New Roman" w:hAnsi="Times New Roman"/>
                <w:color w:val="000000" w:themeColor="text1"/>
                <w:sz w:val="24"/>
                <w:szCs w:val="24"/>
                <w:lang/>
              </w:rPr>
              <w:t>Postgraduate</w:t>
            </w:r>
          </w:p>
        </w:tc>
        <w:tc>
          <w:tcPr>
            <w:tcW w:w="1622" w:type="dxa"/>
            <w:tcBorders>
              <w:top w:val="single" w:sz="4" w:space="0" w:color="auto"/>
              <w:left w:val="nil"/>
              <w:bottom w:val="single" w:sz="4" w:space="0" w:color="auto"/>
              <w:right w:val="single" w:sz="4" w:space="0" w:color="auto"/>
            </w:tcBorders>
          </w:tcPr>
          <w:p w14:paraId="1DB81F68" w14:textId="6196424E" w:rsidR="002E1654" w:rsidRPr="009A1164" w:rsidRDefault="009A1164"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129</w:t>
            </w:r>
          </w:p>
        </w:tc>
        <w:tc>
          <w:tcPr>
            <w:tcW w:w="0" w:type="auto"/>
            <w:tcBorders>
              <w:top w:val="single" w:sz="4" w:space="0" w:color="auto"/>
              <w:left w:val="nil"/>
              <w:bottom w:val="single" w:sz="4" w:space="0" w:color="auto"/>
              <w:right w:val="single" w:sz="4" w:space="0" w:color="auto"/>
            </w:tcBorders>
          </w:tcPr>
          <w:p w14:paraId="3B998810" w14:textId="11F9AD63" w:rsidR="002E1654" w:rsidRPr="009A1164" w:rsidRDefault="009A1164" w:rsidP="006A0174">
            <w:pPr>
              <w:shd w:val="clear" w:color="auto" w:fill="FFFFFF"/>
              <w:spacing w:before="100" w:beforeAutospacing="1" w:after="0" w:line="256"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43</w:t>
            </w:r>
          </w:p>
        </w:tc>
      </w:tr>
      <w:tr w:rsidR="002E1654" w:rsidRPr="00862546" w14:paraId="2E38182F" w14:textId="77777777" w:rsidTr="00AE554E">
        <w:trPr>
          <w:trHeight w:val="114"/>
        </w:trPr>
        <w:tc>
          <w:tcPr>
            <w:tcW w:w="0" w:type="auto"/>
            <w:tcBorders>
              <w:top w:val="single" w:sz="4" w:space="0" w:color="auto"/>
              <w:left w:val="single" w:sz="4" w:space="0" w:color="auto"/>
              <w:bottom w:val="single" w:sz="4" w:space="0" w:color="auto"/>
              <w:right w:val="single" w:sz="4" w:space="0" w:color="auto"/>
            </w:tcBorders>
          </w:tcPr>
          <w:p w14:paraId="55AC82E3"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p>
        </w:tc>
        <w:tc>
          <w:tcPr>
            <w:tcW w:w="2122" w:type="dxa"/>
            <w:tcBorders>
              <w:top w:val="single" w:sz="4" w:space="0" w:color="auto"/>
              <w:left w:val="nil"/>
              <w:bottom w:val="single" w:sz="4" w:space="0" w:color="auto"/>
              <w:right w:val="single" w:sz="4" w:space="0" w:color="auto"/>
            </w:tcBorders>
            <w:hideMark/>
          </w:tcPr>
          <w:p w14:paraId="56261F59" w14:textId="77777777" w:rsidR="002E1654" w:rsidRPr="00862546" w:rsidRDefault="002E1654" w:rsidP="006A0174">
            <w:pPr>
              <w:shd w:val="clear" w:color="auto" w:fill="FFFFFF"/>
              <w:spacing w:before="100" w:beforeAutospacing="1" w:after="0" w:line="256" w:lineRule="auto"/>
              <w:jc w:val="both"/>
              <w:rPr>
                <w:rFonts w:ascii="Times New Roman" w:hAnsi="Times New Roman"/>
                <w:color w:val="000000" w:themeColor="text1"/>
                <w:sz w:val="24"/>
                <w:szCs w:val="24"/>
                <w:lang/>
              </w:rPr>
            </w:pPr>
            <w:r w:rsidRPr="00862546">
              <w:rPr>
                <w:rFonts w:ascii="Times New Roman" w:eastAsia="Calibri" w:hAnsi="Times New Roman"/>
                <w:b/>
                <w:bCs/>
                <w:color w:val="000000" w:themeColor="text1"/>
                <w:kern w:val="2"/>
                <w:sz w:val="24"/>
                <w:szCs w:val="24"/>
                <w:lang/>
              </w:rPr>
              <w:t xml:space="preserve">Total </w:t>
            </w:r>
          </w:p>
        </w:tc>
        <w:tc>
          <w:tcPr>
            <w:tcW w:w="1622" w:type="dxa"/>
            <w:tcBorders>
              <w:top w:val="single" w:sz="4" w:space="0" w:color="auto"/>
              <w:left w:val="nil"/>
              <w:bottom w:val="single" w:sz="4" w:space="0" w:color="auto"/>
              <w:right w:val="single" w:sz="4" w:space="0" w:color="auto"/>
            </w:tcBorders>
            <w:hideMark/>
          </w:tcPr>
          <w:p w14:paraId="0F8D6DDB" w14:textId="2441E9C5" w:rsidR="002E1654" w:rsidRPr="009A1164" w:rsidRDefault="009A1164" w:rsidP="006A0174">
            <w:pPr>
              <w:shd w:val="clear" w:color="auto" w:fill="FFFFFF"/>
              <w:spacing w:before="100" w:beforeAutospacing="1" w:after="0" w:line="256" w:lineRule="auto"/>
              <w:jc w:val="both"/>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t>300</w:t>
            </w:r>
          </w:p>
        </w:tc>
        <w:tc>
          <w:tcPr>
            <w:tcW w:w="0" w:type="auto"/>
            <w:tcBorders>
              <w:top w:val="single" w:sz="4" w:space="0" w:color="auto"/>
              <w:left w:val="nil"/>
              <w:bottom w:val="single" w:sz="4" w:space="0" w:color="auto"/>
              <w:right w:val="single" w:sz="4" w:space="0" w:color="auto"/>
            </w:tcBorders>
            <w:hideMark/>
          </w:tcPr>
          <w:p w14:paraId="3FBC19D7" w14:textId="77777777" w:rsidR="002E1654" w:rsidRPr="00862546" w:rsidRDefault="002E1654" w:rsidP="006A0174">
            <w:pPr>
              <w:shd w:val="clear" w:color="auto" w:fill="FFFFFF"/>
              <w:spacing w:before="100" w:beforeAutospacing="1" w:after="0" w:line="256" w:lineRule="auto"/>
              <w:jc w:val="both"/>
              <w:rPr>
                <w:rFonts w:ascii="Times New Roman" w:hAnsi="Times New Roman"/>
                <w:b/>
                <w:color w:val="000000" w:themeColor="text1"/>
                <w:sz w:val="24"/>
                <w:szCs w:val="24"/>
                <w:lang/>
              </w:rPr>
            </w:pPr>
            <w:r w:rsidRPr="00862546">
              <w:rPr>
                <w:rFonts w:ascii="Times New Roman" w:eastAsia="Calibri" w:hAnsi="Times New Roman"/>
                <w:b/>
                <w:bCs/>
                <w:color w:val="000000" w:themeColor="text1"/>
                <w:kern w:val="2"/>
                <w:sz w:val="24"/>
                <w:szCs w:val="24"/>
                <w:lang/>
              </w:rPr>
              <w:t>100</w:t>
            </w:r>
          </w:p>
        </w:tc>
      </w:tr>
    </w:tbl>
    <w:p w14:paraId="39049D10" w14:textId="77777777" w:rsidR="002E1654" w:rsidRPr="00733741" w:rsidRDefault="002E1654" w:rsidP="002E1654">
      <w:pPr>
        <w:spacing w:line="480" w:lineRule="auto"/>
        <w:rPr>
          <w:rFonts w:ascii="Times New Roman" w:hAnsi="Times New Roman"/>
          <w:b/>
          <w:sz w:val="24"/>
          <w:szCs w:val="24"/>
        </w:rPr>
      </w:pPr>
      <w:r w:rsidRPr="00733741">
        <w:rPr>
          <w:rFonts w:ascii="Times New Roman" w:hAnsi="Times New Roman"/>
          <w:b/>
          <w:sz w:val="24"/>
          <w:szCs w:val="24"/>
        </w:rPr>
        <w:t>Source: Field Survey 2025</w:t>
      </w:r>
    </w:p>
    <w:p w14:paraId="5DB0E6BA" w14:textId="41ED5A38" w:rsidR="009D7D2D" w:rsidRDefault="00A74099" w:rsidP="009A1164">
      <w:pPr>
        <w:spacing w:line="480" w:lineRule="auto"/>
        <w:rPr>
          <w:rFonts w:ascii="Times New Roman" w:hAnsi="Times New Roman" w:cs="Times New Roman"/>
          <w:sz w:val="24"/>
          <w:szCs w:val="24"/>
          <w:lang w:val="en-US"/>
        </w:rPr>
      </w:pPr>
      <w:r>
        <w:rPr>
          <w:noProof/>
        </w:rPr>
        <w:drawing>
          <wp:inline distT="0" distB="0" distL="0" distR="0" wp14:anchorId="49AAF7C0" wp14:editId="3EEF5FAF">
            <wp:extent cx="4572000" cy="2743200"/>
            <wp:effectExtent l="0" t="0" r="0" b="0"/>
            <wp:docPr id="3" name="Chart 3">
              <a:extLst xmlns:a="http://schemas.openxmlformats.org/drawingml/2006/main">
                <a:ext uri="{FF2B5EF4-FFF2-40B4-BE49-F238E27FC236}">
                  <a16:creationId xmlns:a16="http://schemas.microsoft.com/office/drawing/2014/main" id="{8CC6B41B-9F6C-44CF-95BD-1EA2A40088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3FFADC2" w14:textId="787A5C94" w:rsidR="00291853" w:rsidRDefault="00291853" w:rsidP="00291853">
      <w:pPr>
        <w:shd w:val="clear" w:color="auto" w:fill="FFFFFF"/>
        <w:spacing w:before="240" w:line="480" w:lineRule="auto"/>
        <w:jc w:val="both"/>
        <w:rPr>
          <w:rFonts w:ascii="Times New Roman" w:hAnsi="Times New Roman" w:cs="Times New Roman"/>
          <w:sz w:val="24"/>
          <w:szCs w:val="24"/>
          <w:lang w:val="en-US"/>
        </w:rPr>
      </w:pPr>
      <w:r w:rsidRPr="007303B0">
        <w:rPr>
          <w:rFonts w:ascii="Times New Roman" w:hAnsi="Times New Roman"/>
          <w:b/>
          <w:color w:val="000000" w:themeColor="text1"/>
          <w:sz w:val="24"/>
          <w:szCs w:val="24"/>
        </w:rPr>
        <w:t>Fig:</w:t>
      </w:r>
      <w:r>
        <w:rPr>
          <w:rFonts w:ascii="Times New Roman" w:hAnsi="Times New Roman"/>
          <w:b/>
          <w:color w:val="000000" w:themeColor="text1"/>
          <w:sz w:val="24"/>
          <w:szCs w:val="24"/>
          <w:lang w:val="en-US"/>
        </w:rPr>
        <w:t>1</w:t>
      </w:r>
      <w:r w:rsidRPr="007303B0">
        <w:rPr>
          <w:rFonts w:ascii="Times New Roman" w:hAnsi="Times New Roman"/>
          <w:b/>
          <w:color w:val="000000" w:themeColor="text1"/>
          <w:sz w:val="24"/>
          <w:szCs w:val="24"/>
        </w:rPr>
        <w:t>.</w:t>
      </w:r>
      <w:r w:rsidRPr="002345AC">
        <w:t xml:space="preserve"> </w:t>
      </w:r>
      <w:r>
        <w:t xml:space="preserve"> </w:t>
      </w:r>
      <w:r w:rsidRPr="00291853">
        <w:rPr>
          <w:rFonts w:ascii="Times New Roman" w:hAnsi="Times New Roman"/>
          <w:b/>
          <w:color w:val="000000" w:themeColor="text1"/>
          <w:sz w:val="24"/>
          <w:szCs w:val="24"/>
        </w:rPr>
        <w:t>Demographic Characteristics of Respondents</w:t>
      </w:r>
    </w:p>
    <w:p w14:paraId="351B3AAB" w14:textId="3B1C33E5" w:rsidR="009D7D2D" w:rsidRDefault="00A74099" w:rsidP="00A74099">
      <w:pPr>
        <w:spacing w:line="480" w:lineRule="auto"/>
        <w:jc w:val="both"/>
        <w:rPr>
          <w:rFonts w:ascii="Times New Roman" w:hAnsi="Times New Roman" w:cs="Times New Roman"/>
          <w:sz w:val="24"/>
          <w:szCs w:val="24"/>
          <w:lang w:val="en-US"/>
        </w:rPr>
      </w:pPr>
      <w:r w:rsidRPr="00A74099">
        <w:rPr>
          <w:rFonts w:ascii="Times New Roman" w:hAnsi="Times New Roman" w:cs="Times New Roman"/>
          <w:sz w:val="24"/>
          <w:szCs w:val="24"/>
          <w:lang w:val="en-US"/>
        </w:rPr>
        <w:lastRenderedPageBreak/>
        <w:t>Understanding the demographic composition of the respondents is essential in contextualizing the influence of social media on public health campaigns related to HPV vaccination in Alimosho Local Government Area.</w:t>
      </w:r>
    </w:p>
    <w:p w14:paraId="24A32FDC" w14:textId="31B22E38" w:rsidR="00A74099" w:rsidRDefault="00A74099" w:rsidP="00A74099">
      <w:pPr>
        <w:spacing w:line="480" w:lineRule="auto"/>
        <w:jc w:val="both"/>
        <w:rPr>
          <w:rFonts w:ascii="Times New Roman" w:hAnsi="Times New Roman" w:cs="Times New Roman"/>
          <w:sz w:val="24"/>
          <w:szCs w:val="24"/>
          <w:lang w:val="en-US"/>
        </w:rPr>
      </w:pPr>
      <w:r w:rsidRPr="00A74099">
        <w:rPr>
          <w:rFonts w:ascii="Times New Roman" w:hAnsi="Times New Roman" w:cs="Times New Roman"/>
          <w:sz w:val="24"/>
          <w:szCs w:val="24"/>
          <w:lang w:val="en-US"/>
        </w:rPr>
        <w:t>The age distribution of respondents indicates that the majority fall within the youthful and early middle-aged brackets. Specifically, 36.33% of the respondents are aged 26–35 years, followed by 31.67% within the 36–45 years group. A smaller proportion of 20.33% are aged 46–55 years, while only 11.67% fall within the 18–25 years category. This suggests that the respondents are predominantly adults in their economically active and reproductive age groups, which is relevant considering that HPV-related public health concerns and vaccine targets often focus on this demographic.</w:t>
      </w:r>
      <w:r>
        <w:rPr>
          <w:rFonts w:ascii="Times New Roman" w:hAnsi="Times New Roman" w:cs="Times New Roman"/>
          <w:sz w:val="24"/>
          <w:szCs w:val="24"/>
          <w:lang w:val="en-US"/>
        </w:rPr>
        <w:t xml:space="preserve"> </w:t>
      </w:r>
    </w:p>
    <w:p w14:paraId="1BA3D757" w14:textId="550B447C" w:rsidR="00A74099" w:rsidRDefault="00492BD7" w:rsidP="00A74099">
      <w:pPr>
        <w:spacing w:line="480" w:lineRule="auto"/>
        <w:jc w:val="both"/>
        <w:rPr>
          <w:rFonts w:ascii="Times New Roman" w:hAnsi="Times New Roman" w:cs="Times New Roman"/>
          <w:sz w:val="24"/>
          <w:szCs w:val="24"/>
          <w:lang w:val="en-US"/>
        </w:rPr>
      </w:pPr>
      <w:r w:rsidRPr="00492BD7">
        <w:rPr>
          <w:rFonts w:ascii="Times New Roman" w:hAnsi="Times New Roman" w:cs="Times New Roman"/>
          <w:sz w:val="24"/>
          <w:szCs w:val="24"/>
          <w:lang w:val="en-US"/>
        </w:rPr>
        <w:t>The gender composition reveals that 58.33% of respondents are male, while 41.67% are female. This slight gender imbalance may influence the perception and responsiveness to health campaigns, especially since some public health narratives around HPV vaccination are often more targeted toward females. However, the male representation is critical as HPV also affects men and their participation in vaccination and awareness is necessary for comprehensive public health impact.</w:t>
      </w:r>
    </w:p>
    <w:p w14:paraId="2C4F20F0" w14:textId="449F448B" w:rsidR="0022432A" w:rsidRDefault="0022432A" w:rsidP="00A74099">
      <w:pPr>
        <w:spacing w:line="480" w:lineRule="auto"/>
        <w:jc w:val="both"/>
        <w:rPr>
          <w:rFonts w:ascii="Times New Roman" w:hAnsi="Times New Roman" w:cs="Times New Roman"/>
          <w:sz w:val="24"/>
          <w:szCs w:val="24"/>
          <w:lang w:val="en-US"/>
        </w:rPr>
      </w:pPr>
      <w:r w:rsidRPr="0022432A">
        <w:rPr>
          <w:rFonts w:ascii="Times New Roman" w:hAnsi="Times New Roman" w:cs="Times New Roman"/>
          <w:sz w:val="24"/>
          <w:szCs w:val="24"/>
          <w:lang w:val="en-US"/>
        </w:rPr>
        <w:t>Out of the 300 respondents, 48.33% are married, 32.33% are single, 16.67% are separated or divorced, and 2.67% are widowed. The dominance of married individuals implies a likelihood of family health decision-making responsibilities, which may influence attitudes toward children’s or partners’ vaccination. It also underscores the importance of household-level engagement in HPV campaigns, as marital status can affect health-seeking behaviors and communication dynamics within families.</w:t>
      </w:r>
    </w:p>
    <w:p w14:paraId="2D155D64" w14:textId="2425FD45" w:rsidR="0022432A" w:rsidRDefault="0022432A" w:rsidP="00A74099">
      <w:pPr>
        <w:spacing w:line="480" w:lineRule="auto"/>
        <w:jc w:val="both"/>
        <w:rPr>
          <w:rFonts w:ascii="Times New Roman" w:hAnsi="Times New Roman" w:cs="Times New Roman"/>
          <w:sz w:val="24"/>
          <w:szCs w:val="24"/>
          <w:lang w:val="en-US"/>
        </w:rPr>
      </w:pPr>
      <w:r w:rsidRPr="0022432A">
        <w:rPr>
          <w:rFonts w:ascii="Times New Roman" w:hAnsi="Times New Roman" w:cs="Times New Roman"/>
          <w:sz w:val="24"/>
          <w:szCs w:val="24"/>
          <w:lang w:val="en-US"/>
        </w:rPr>
        <w:t xml:space="preserve">Educational qualification plays a significant role in understanding and responding to health information disseminated via social media. The majority of respondents (43%) hold </w:t>
      </w:r>
      <w:r w:rsidRPr="0022432A">
        <w:rPr>
          <w:rFonts w:ascii="Times New Roman" w:hAnsi="Times New Roman" w:cs="Times New Roman"/>
          <w:sz w:val="24"/>
          <w:szCs w:val="24"/>
          <w:lang w:val="en-US"/>
        </w:rPr>
        <w:lastRenderedPageBreak/>
        <w:t>postgraduate qualifications, followed by 33.33% with tertiary education, 18.67% with secondary education, and only 5% with primary education. This indicates a relatively well-educated population, suggesting that social media-based health campaigns</w:t>
      </w:r>
      <w:r w:rsidR="002C6640">
        <w:rPr>
          <w:rFonts w:ascii="Times New Roman" w:hAnsi="Times New Roman" w:cs="Times New Roman"/>
          <w:sz w:val="24"/>
          <w:szCs w:val="24"/>
          <w:lang w:val="en-US"/>
        </w:rPr>
        <w:t xml:space="preserve"> </w:t>
      </w:r>
      <w:r w:rsidRPr="0022432A">
        <w:rPr>
          <w:rFonts w:ascii="Times New Roman" w:hAnsi="Times New Roman" w:cs="Times New Roman"/>
          <w:sz w:val="24"/>
          <w:szCs w:val="24"/>
          <w:lang w:val="en-US"/>
        </w:rPr>
        <w:t>especially those requiring digital literacy</w:t>
      </w:r>
      <w:r>
        <w:rPr>
          <w:rFonts w:ascii="Times New Roman" w:hAnsi="Times New Roman" w:cs="Times New Roman"/>
          <w:sz w:val="24"/>
          <w:szCs w:val="24"/>
          <w:lang w:val="en-US"/>
        </w:rPr>
        <w:t xml:space="preserve"> </w:t>
      </w:r>
      <w:r w:rsidRPr="0022432A">
        <w:rPr>
          <w:rFonts w:ascii="Times New Roman" w:hAnsi="Times New Roman" w:cs="Times New Roman"/>
          <w:sz w:val="24"/>
          <w:szCs w:val="24"/>
          <w:lang w:val="en-US"/>
        </w:rPr>
        <w:t>are likely to be well received and understood by the audience in Alimosho LGA. Higher education levels also correlate with better awareness of health issues and increased likelihood of vaccine uptake.</w:t>
      </w:r>
    </w:p>
    <w:p w14:paraId="769EC751" w14:textId="21421978" w:rsidR="002E1654" w:rsidRDefault="002E1654" w:rsidP="002C6640">
      <w:pPr>
        <w:spacing w:line="480" w:lineRule="auto"/>
        <w:rPr>
          <w:rFonts w:ascii="Times New Roman" w:hAnsi="Times New Roman" w:cs="Times New Roman"/>
          <w:sz w:val="24"/>
          <w:szCs w:val="24"/>
          <w:lang w:val="en-US"/>
        </w:rPr>
      </w:pPr>
    </w:p>
    <w:p w14:paraId="13C61580" w14:textId="77777777" w:rsidR="002C6640" w:rsidRPr="00862546" w:rsidRDefault="002C6640" w:rsidP="002C6640">
      <w:pPr>
        <w:spacing w:before="100" w:beforeAutospacing="1" w:line="480" w:lineRule="auto"/>
        <w:ind w:left="720" w:hanging="720"/>
        <w:jc w:val="both"/>
        <w:rPr>
          <w:rFonts w:ascii="Times New Roman" w:eastAsia="Times New Roman" w:hAnsi="Times New Roman"/>
          <w:b/>
          <w:color w:val="000000" w:themeColor="text1"/>
          <w:sz w:val="24"/>
          <w:szCs w:val="24"/>
          <w:lang/>
        </w:rPr>
      </w:pPr>
      <w:r w:rsidRPr="00862546">
        <w:rPr>
          <w:rFonts w:ascii="Times New Roman" w:eastAsia="Times New Roman" w:hAnsi="Times New Roman"/>
          <w:b/>
          <w:color w:val="000000" w:themeColor="text1"/>
          <w:sz w:val="24"/>
          <w:szCs w:val="24"/>
          <w:lang/>
        </w:rPr>
        <w:t>4.2.1</w:t>
      </w:r>
      <w:r w:rsidRPr="00862546">
        <w:rPr>
          <w:rFonts w:ascii="Times New Roman" w:eastAsia="Times New Roman" w:hAnsi="Times New Roman"/>
          <w:b/>
          <w:color w:val="000000" w:themeColor="text1"/>
          <w:sz w:val="24"/>
          <w:szCs w:val="24"/>
          <w:lang/>
        </w:rPr>
        <w:tab/>
        <w:t>DATA ANALYSIS AND RESULTS ACCORDING TO RESEARCH QUESTIONS</w:t>
      </w:r>
    </w:p>
    <w:p w14:paraId="05FEBD35" w14:textId="32929945" w:rsidR="0067685C" w:rsidRDefault="002C6640" w:rsidP="002C6640">
      <w:pPr>
        <w:shd w:val="clear" w:color="auto" w:fill="FFFFFF"/>
        <w:spacing w:before="240" w:line="480" w:lineRule="auto"/>
        <w:jc w:val="both"/>
        <w:rPr>
          <w:rFonts w:ascii="Times New Roman" w:eastAsia="Times New Roman" w:hAnsi="Times New Roman" w:cs="SimSun"/>
          <w:bCs/>
          <w:color w:val="000000" w:themeColor="text1"/>
          <w:kern w:val="2"/>
          <w:sz w:val="24"/>
          <w:szCs w:val="24"/>
          <w:lang/>
        </w:rPr>
      </w:pPr>
      <w:r w:rsidRPr="00862546">
        <w:rPr>
          <w:rFonts w:ascii="Times New Roman" w:eastAsia="Times New Roman" w:hAnsi="Times New Roman" w:cs="SimSun"/>
          <w:b/>
          <w:bCs/>
          <w:color w:val="000000" w:themeColor="text1"/>
          <w:kern w:val="2"/>
          <w:sz w:val="24"/>
          <w:szCs w:val="24"/>
          <w:lang/>
        </w:rPr>
        <w:t xml:space="preserve">Research Question: 1. </w:t>
      </w:r>
      <w:r>
        <w:rPr>
          <w:rFonts w:ascii="Times New Roman" w:eastAsia="Times New Roman" w:hAnsi="Times New Roman" w:cs="SimSun"/>
          <w:bCs/>
          <w:color w:val="000000" w:themeColor="text1"/>
          <w:kern w:val="2"/>
          <w:sz w:val="24"/>
          <w:szCs w:val="24"/>
          <w:lang/>
        </w:rPr>
        <w:t xml:space="preserve"> </w:t>
      </w:r>
      <w:r w:rsidR="0067685C" w:rsidRPr="0067685C">
        <w:rPr>
          <w:rFonts w:ascii="Times New Roman" w:eastAsia="Times New Roman" w:hAnsi="Times New Roman" w:cs="SimSun"/>
          <w:bCs/>
          <w:color w:val="000000" w:themeColor="text1"/>
          <w:kern w:val="2"/>
          <w:sz w:val="24"/>
          <w:szCs w:val="24"/>
          <w:lang/>
        </w:rPr>
        <w:t>How aware are residents of Alimosho Local Government about social media as a reliable channel for accessing vaccination-related healthcare information?</w:t>
      </w:r>
    </w:p>
    <w:p w14:paraId="1EAD9415" w14:textId="163647A7" w:rsidR="002C6640" w:rsidRDefault="002C6640" w:rsidP="002C6640">
      <w:pPr>
        <w:shd w:val="clear" w:color="auto" w:fill="FFFFFF"/>
        <w:spacing w:before="240" w:line="480" w:lineRule="auto"/>
        <w:jc w:val="both"/>
        <w:rPr>
          <w:rFonts w:ascii="Times New Roman" w:eastAsia="Times New Roman" w:hAnsi="Times New Roman" w:cs="SimSun"/>
          <w:b/>
          <w:bCs/>
          <w:color w:val="000000" w:themeColor="text1"/>
          <w:kern w:val="2"/>
          <w:sz w:val="24"/>
          <w:szCs w:val="24"/>
          <w:lang/>
        </w:rPr>
      </w:pPr>
      <w:r w:rsidRPr="00862546">
        <w:rPr>
          <w:rFonts w:ascii="Times New Roman" w:eastAsia="Times New Roman" w:hAnsi="Times New Roman" w:cs="SimSun"/>
          <w:b/>
          <w:bCs/>
          <w:color w:val="000000" w:themeColor="text1"/>
          <w:kern w:val="2"/>
          <w:sz w:val="24"/>
          <w:szCs w:val="24"/>
          <w:lang/>
        </w:rPr>
        <w:t xml:space="preserve">Table 4.2: </w:t>
      </w:r>
      <w:r w:rsidR="0067685C" w:rsidRPr="0067685C">
        <w:rPr>
          <w:rFonts w:ascii="Times New Roman" w:eastAsia="Times New Roman" w:hAnsi="Times New Roman" w:cs="SimSun"/>
          <w:b/>
          <w:bCs/>
          <w:color w:val="000000" w:themeColor="text1"/>
          <w:kern w:val="2"/>
          <w:sz w:val="24"/>
          <w:szCs w:val="24"/>
          <w:lang/>
        </w:rPr>
        <w:t>Awareness of Social Media as a Source of HPV Vaccination Information</w:t>
      </w:r>
    </w:p>
    <w:tbl>
      <w:tblPr>
        <w:tblStyle w:val="TableGrid"/>
        <w:tblW w:w="9811" w:type="dxa"/>
        <w:tblInd w:w="-289" w:type="dxa"/>
        <w:tblLook w:val="04A0" w:firstRow="1" w:lastRow="0" w:firstColumn="1" w:lastColumn="0" w:noHBand="0" w:noVBand="1"/>
      </w:tblPr>
      <w:tblGrid>
        <w:gridCol w:w="2404"/>
        <w:gridCol w:w="2019"/>
        <w:gridCol w:w="1934"/>
        <w:gridCol w:w="1727"/>
        <w:gridCol w:w="1727"/>
      </w:tblGrid>
      <w:tr w:rsidR="0067685C" w:rsidRPr="00862546" w14:paraId="74303D79" w14:textId="77777777" w:rsidTr="006A0174">
        <w:trPr>
          <w:trHeight w:val="722"/>
        </w:trPr>
        <w:tc>
          <w:tcPr>
            <w:tcW w:w="2404" w:type="dxa"/>
          </w:tcPr>
          <w:p w14:paraId="4C993D14" w14:textId="77777777" w:rsidR="0067685C" w:rsidRPr="00862546" w:rsidRDefault="0067685C" w:rsidP="006A0174">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val="en-US"/>
              </w:rPr>
              <w:t>Questions</w:t>
            </w:r>
          </w:p>
        </w:tc>
        <w:tc>
          <w:tcPr>
            <w:tcW w:w="2019" w:type="dxa"/>
          </w:tcPr>
          <w:p w14:paraId="2DC9088D" w14:textId="77777777" w:rsidR="0067685C" w:rsidRPr="00862546" w:rsidRDefault="0067685C" w:rsidP="006A0174">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val="en-US"/>
              </w:rPr>
              <w:t>Strongly Agree</w:t>
            </w:r>
          </w:p>
        </w:tc>
        <w:tc>
          <w:tcPr>
            <w:tcW w:w="1934" w:type="dxa"/>
          </w:tcPr>
          <w:p w14:paraId="1459CC5D" w14:textId="77777777" w:rsidR="0067685C" w:rsidRPr="00862546" w:rsidRDefault="0067685C" w:rsidP="006A0174">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rPr>
              <w:t>Agree</w:t>
            </w:r>
          </w:p>
        </w:tc>
        <w:tc>
          <w:tcPr>
            <w:tcW w:w="1727" w:type="dxa"/>
          </w:tcPr>
          <w:p w14:paraId="5401B5AB" w14:textId="77777777" w:rsidR="0067685C" w:rsidRPr="00862546" w:rsidRDefault="0067685C" w:rsidP="006A0174">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val="en-US"/>
              </w:rPr>
              <w:t>Disagree</w:t>
            </w:r>
          </w:p>
        </w:tc>
        <w:tc>
          <w:tcPr>
            <w:tcW w:w="1727" w:type="dxa"/>
          </w:tcPr>
          <w:p w14:paraId="60A34F90" w14:textId="77777777" w:rsidR="0067685C" w:rsidRPr="00862546" w:rsidRDefault="0067685C" w:rsidP="006A0174">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val="en-US"/>
              </w:rPr>
              <w:t>Strongly Disagree</w:t>
            </w:r>
          </w:p>
        </w:tc>
      </w:tr>
      <w:tr w:rsidR="0067685C" w:rsidRPr="00862546" w14:paraId="1DDE8380" w14:textId="77777777" w:rsidTr="006A0174">
        <w:trPr>
          <w:trHeight w:val="1487"/>
        </w:trPr>
        <w:tc>
          <w:tcPr>
            <w:tcW w:w="2404" w:type="dxa"/>
          </w:tcPr>
          <w:p w14:paraId="79B335F4" w14:textId="5F3BCD0E" w:rsidR="0067685C" w:rsidRPr="00AE291B" w:rsidRDefault="0067685C" w:rsidP="006A0174">
            <w:pPr>
              <w:spacing w:line="480" w:lineRule="auto"/>
              <w:jc w:val="both"/>
              <w:rPr>
                <w:rFonts w:ascii="Times New Roman" w:hAnsi="Times New Roman"/>
                <w:color w:val="000000" w:themeColor="text1"/>
                <w:lang w:val="en-US"/>
              </w:rPr>
            </w:pPr>
            <w:r w:rsidRPr="0067685C">
              <w:rPr>
                <w:rFonts w:ascii="Times New Roman" w:hAnsi="Times New Roman"/>
                <w:color w:val="000000" w:themeColor="text1"/>
                <w:lang w:val="en-US"/>
              </w:rPr>
              <w:t>I am aware that social media can be used to access vaccination information.</w:t>
            </w:r>
          </w:p>
        </w:tc>
        <w:tc>
          <w:tcPr>
            <w:tcW w:w="2019" w:type="dxa"/>
          </w:tcPr>
          <w:p w14:paraId="6B29BA2A" w14:textId="77777777" w:rsidR="0067685C" w:rsidRDefault="0067685C"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158</w:t>
            </w:r>
          </w:p>
          <w:p w14:paraId="3AD7C615" w14:textId="6F82E1B2" w:rsidR="0067685C" w:rsidRPr="00862546" w:rsidRDefault="0067685C"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1C6489">
              <w:rPr>
                <w:rFonts w:ascii="Times New Roman" w:hAnsi="Times New Roman"/>
                <w:color w:val="000000" w:themeColor="text1"/>
                <w:sz w:val="24"/>
                <w:szCs w:val="24"/>
                <w:lang w:val="en-US"/>
              </w:rPr>
              <w:t>52</w:t>
            </w:r>
            <w:r>
              <w:rPr>
                <w:rFonts w:ascii="Times New Roman" w:hAnsi="Times New Roman"/>
                <w:color w:val="000000" w:themeColor="text1"/>
                <w:sz w:val="24"/>
                <w:szCs w:val="24"/>
                <w:lang w:val="en-US"/>
              </w:rPr>
              <w:t>.6</w:t>
            </w:r>
            <w:r w:rsidR="001C6489">
              <w:rPr>
                <w:rFonts w:ascii="Times New Roman" w:hAnsi="Times New Roman"/>
                <w:color w:val="000000" w:themeColor="text1"/>
                <w:sz w:val="24"/>
                <w:szCs w:val="24"/>
                <w:lang w:val="en-US"/>
              </w:rPr>
              <w:t>7</w:t>
            </w:r>
            <w:r>
              <w:rPr>
                <w:rFonts w:ascii="Times New Roman" w:hAnsi="Times New Roman"/>
                <w:color w:val="000000" w:themeColor="text1"/>
                <w:sz w:val="24"/>
                <w:szCs w:val="24"/>
                <w:lang w:val="en-US"/>
              </w:rPr>
              <w:t>%)</w:t>
            </w:r>
          </w:p>
        </w:tc>
        <w:tc>
          <w:tcPr>
            <w:tcW w:w="1934" w:type="dxa"/>
          </w:tcPr>
          <w:p w14:paraId="02D6F1F8" w14:textId="77777777" w:rsidR="0067685C" w:rsidRDefault="0067685C"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100</w:t>
            </w:r>
          </w:p>
          <w:p w14:paraId="0B0D5E82" w14:textId="2D8B0567" w:rsidR="0067685C" w:rsidRPr="00862546" w:rsidRDefault="0067685C"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1C6489">
              <w:rPr>
                <w:rFonts w:ascii="Times New Roman" w:hAnsi="Times New Roman"/>
                <w:color w:val="000000" w:themeColor="text1"/>
                <w:sz w:val="24"/>
                <w:szCs w:val="24"/>
                <w:lang w:val="en-US"/>
              </w:rPr>
              <w:t>33</w:t>
            </w:r>
            <w:r>
              <w:rPr>
                <w:rFonts w:ascii="Times New Roman" w:hAnsi="Times New Roman"/>
                <w:color w:val="000000" w:themeColor="text1"/>
                <w:sz w:val="24"/>
                <w:szCs w:val="24"/>
                <w:lang w:val="en-US"/>
              </w:rPr>
              <w:t>.3</w:t>
            </w:r>
            <w:r w:rsidR="001C6489">
              <w:rPr>
                <w:rFonts w:ascii="Times New Roman" w:hAnsi="Times New Roman"/>
                <w:color w:val="000000" w:themeColor="text1"/>
                <w:sz w:val="24"/>
                <w:szCs w:val="24"/>
                <w:lang w:val="en-US"/>
              </w:rPr>
              <w:t>3</w:t>
            </w:r>
            <w:r>
              <w:rPr>
                <w:rFonts w:ascii="Times New Roman" w:hAnsi="Times New Roman"/>
                <w:color w:val="000000" w:themeColor="text1"/>
                <w:sz w:val="24"/>
                <w:szCs w:val="24"/>
                <w:lang w:val="en-US"/>
              </w:rPr>
              <w:t>%)</w:t>
            </w:r>
          </w:p>
        </w:tc>
        <w:tc>
          <w:tcPr>
            <w:tcW w:w="1727" w:type="dxa"/>
          </w:tcPr>
          <w:p w14:paraId="1AEF698A" w14:textId="76F081C1" w:rsidR="0067685C" w:rsidRDefault="001C6489"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40</w:t>
            </w:r>
          </w:p>
          <w:p w14:paraId="6DB0821A" w14:textId="2F624E7F" w:rsidR="0067685C" w:rsidRPr="00862546" w:rsidRDefault="0067685C"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6B4CA6">
              <w:rPr>
                <w:rFonts w:ascii="Times New Roman" w:hAnsi="Times New Roman"/>
                <w:color w:val="000000" w:themeColor="text1"/>
                <w:sz w:val="24"/>
                <w:szCs w:val="24"/>
                <w:lang w:val="en-US"/>
              </w:rPr>
              <w:t>1</w:t>
            </w:r>
            <w:r>
              <w:rPr>
                <w:rFonts w:ascii="Times New Roman" w:hAnsi="Times New Roman"/>
                <w:color w:val="000000" w:themeColor="text1"/>
                <w:sz w:val="24"/>
                <w:szCs w:val="24"/>
                <w:lang w:val="en-US"/>
              </w:rPr>
              <w:t>3.</w:t>
            </w:r>
            <w:r w:rsidR="006B4CA6">
              <w:rPr>
                <w:rFonts w:ascii="Times New Roman" w:hAnsi="Times New Roman"/>
                <w:color w:val="000000" w:themeColor="text1"/>
                <w:sz w:val="24"/>
                <w:szCs w:val="24"/>
                <w:lang w:val="en-US"/>
              </w:rPr>
              <w:t>33</w:t>
            </w:r>
            <w:r>
              <w:rPr>
                <w:rFonts w:ascii="Times New Roman" w:hAnsi="Times New Roman"/>
                <w:color w:val="000000" w:themeColor="text1"/>
                <w:sz w:val="24"/>
                <w:szCs w:val="24"/>
                <w:lang w:val="en-US"/>
              </w:rPr>
              <w:t>%)</w:t>
            </w:r>
          </w:p>
        </w:tc>
        <w:tc>
          <w:tcPr>
            <w:tcW w:w="1727" w:type="dxa"/>
          </w:tcPr>
          <w:p w14:paraId="277C0C21" w14:textId="701F78F4" w:rsidR="0067685C" w:rsidRDefault="001C6489"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w:t>
            </w:r>
          </w:p>
          <w:p w14:paraId="5CEA26C7" w14:textId="54EF080A" w:rsidR="0067685C" w:rsidRPr="00862546" w:rsidRDefault="0067685C"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6B4CA6">
              <w:rPr>
                <w:rFonts w:ascii="Times New Roman" w:hAnsi="Times New Roman"/>
                <w:color w:val="000000" w:themeColor="text1"/>
                <w:sz w:val="24"/>
                <w:szCs w:val="24"/>
                <w:lang w:val="en-US"/>
              </w:rPr>
              <w:t>0</w:t>
            </w:r>
            <w:r>
              <w:rPr>
                <w:rFonts w:ascii="Times New Roman" w:hAnsi="Times New Roman"/>
                <w:color w:val="000000" w:themeColor="text1"/>
                <w:sz w:val="24"/>
                <w:szCs w:val="24"/>
                <w:lang w:val="en-US"/>
              </w:rPr>
              <w:t>.</w:t>
            </w:r>
            <w:r w:rsidR="006B4CA6">
              <w:rPr>
                <w:rFonts w:ascii="Times New Roman" w:hAnsi="Times New Roman"/>
                <w:color w:val="000000" w:themeColor="text1"/>
                <w:sz w:val="24"/>
                <w:szCs w:val="24"/>
                <w:lang w:val="en-US"/>
              </w:rPr>
              <w:t>67</w:t>
            </w:r>
            <w:r>
              <w:rPr>
                <w:rFonts w:ascii="Times New Roman" w:hAnsi="Times New Roman"/>
                <w:color w:val="000000" w:themeColor="text1"/>
                <w:sz w:val="24"/>
                <w:szCs w:val="24"/>
                <w:lang w:val="en-US"/>
              </w:rPr>
              <w:t>%)</w:t>
            </w:r>
          </w:p>
        </w:tc>
      </w:tr>
      <w:tr w:rsidR="0067685C" w:rsidRPr="00862546" w14:paraId="57337878" w14:textId="77777777" w:rsidTr="006A0174">
        <w:trPr>
          <w:trHeight w:val="365"/>
        </w:trPr>
        <w:tc>
          <w:tcPr>
            <w:tcW w:w="2404" w:type="dxa"/>
          </w:tcPr>
          <w:p w14:paraId="7C678BDB" w14:textId="1CA15EB7" w:rsidR="0067685C" w:rsidRPr="00862546" w:rsidRDefault="0067685C" w:rsidP="006A0174">
            <w:pPr>
              <w:spacing w:line="480" w:lineRule="auto"/>
              <w:jc w:val="both"/>
              <w:rPr>
                <w:rFonts w:ascii="Times New Roman" w:hAnsi="Times New Roman"/>
                <w:color w:val="000000" w:themeColor="text1"/>
                <w:sz w:val="24"/>
                <w:szCs w:val="24"/>
                <w:lang w:val="en-US"/>
              </w:rPr>
            </w:pPr>
            <w:r w:rsidRPr="0067685C">
              <w:rPr>
                <w:rFonts w:ascii="Times New Roman" w:hAnsi="Times New Roman"/>
                <w:color w:val="000000" w:themeColor="text1"/>
                <w:sz w:val="24"/>
                <w:szCs w:val="24"/>
                <w:lang w:val="en-US"/>
              </w:rPr>
              <w:t>Social media is a reliable source of healthcare information about vaccines.</w:t>
            </w:r>
          </w:p>
        </w:tc>
        <w:tc>
          <w:tcPr>
            <w:tcW w:w="2019" w:type="dxa"/>
          </w:tcPr>
          <w:p w14:paraId="2B6D3FE7" w14:textId="7F62F850" w:rsidR="0067685C" w:rsidRDefault="0067685C"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w:t>
            </w:r>
            <w:r w:rsidR="00F7506D">
              <w:rPr>
                <w:rFonts w:ascii="Times New Roman" w:hAnsi="Times New Roman"/>
                <w:color w:val="000000" w:themeColor="text1"/>
                <w:sz w:val="24"/>
                <w:szCs w:val="24"/>
                <w:lang w:val="en-US"/>
              </w:rPr>
              <w:t>35</w:t>
            </w:r>
          </w:p>
          <w:p w14:paraId="193957C3" w14:textId="375F3AB2" w:rsidR="0067685C" w:rsidRPr="00862546" w:rsidRDefault="0067685C" w:rsidP="006A0174">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(4</w:t>
            </w:r>
            <w:r w:rsidR="00F7506D">
              <w:rPr>
                <w:rFonts w:ascii="Times New Roman" w:hAnsi="Times New Roman"/>
                <w:color w:val="000000" w:themeColor="text1"/>
                <w:sz w:val="24"/>
                <w:szCs w:val="24"/>
                <w:lang w:val="en-US"/>
              </w:rPr>
              <w:t>5</w:t>
            </w:r>
            <w:r>
              <w:rPr>
                <w:rFonts w:ascii="Times New Roman" w:hAnsi="Times New Roman"/>
                <w:color w:val="000000" w:themeColor="text1"/>
                <w:sz w:val="24"/>
                <w:szCs w:val="24"/>
                <w:lang w:val="en-US"/>
              </w:rPr>
              <w:t>%)</w:t>
            </w:r>
          </w:p>
        </w:tc>
        <w:tc>
          <w:tcPr>
            <w:tcW w:w="1934" w:type="dxa"/>
          </w:tcPr>
          <w:p w14:paraId="47E89B52" w14:textId="1B0FDE3C" w:rsidR="0067685C" w:rsidRDefault="00F7506D"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98</w:t>
            </w:r>
          </w:p>
          <w:p w14:paraId="419B7D91" w14:textId="19E2D6E5" w:rsidR="0067685C" w:rsidRPr="00862546" w:rsidRDefault="0067685C" w:rsidP="006A0174">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F7506D">
              <w:rPr>
                <w:rFonts w:ascii="Times New Roman" w:hAnsi="Times New Roman"/>
                <w:color w:val="000000" w:themeColor="text1"/>
                <w:sz w:val="24"/>
                <w:szCs w:val="24"/>
                <w:lang w:val="en-US"/>
              </w:rPr>
              <w:t>32.67</w:t>
            </w:r>
            <w:r>
              <w:rPr>
                <w:rFonts w:ascii="Times New Roman" w:hAnsi="Times New Roman"/>
                <w:color w:val="000000" w:themeColor="text1"/>
                <w:sz w:val="24"/>
                <w:szCs w:val="24"/>
                <w:lang w:val="en-US"/>
              </w:rPr>
              <w:t>%)</w:t>
            </w:r>
          </w:p>
        </w:tc>
        <w:tc>
          <w:tcPr>
            <w:tcW w:w="1727" w:type="dxa"/>
          </w:tcPr>
          <w:p w14:paraId="052D0948" w14:textId="69732FA0" w:rsidR="0067685C" w:rsidRDefault="00F7506D"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60</w:t>
            </w:r>
          </w:p>
          <w:p w14:paraId="2BC9CE53" w14:textId="7B2E0ED8" w:rsidR="0067685C" w:rsidRPr="00862546" w:rsidRDefault="0067685C" w:rsidP="006A0174">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w:t>
            </w:r>
            <w:r w:rsidR="00F7506D">
              <w:rPr>
                <w:rFonts w:ascii="Times New Roman" w:hAnsi="Times New Roman"/>
                <w:color w:val="000000" w:themeColor="text1"/>
                <w:sz w:val="24"/>
                <w:szCs w:val="24"/>
                <w:lang w:val="en-US"/>
              </w:rPr>
              <w:t>0</w:t>
            </w:r>
            <w:r>
              <w:rPr>
                <w:rFonts w:ascii="Times New Roman" w:hAnsi="Times New Roman"/>
                <w:color w:val="000000" w:themeColor="text1"/>
                <w:sz w:val="24"/>
                <w:szCs w:val="24"/>
                <w:lang w:val="en-US"/>
              </w:rPr>
              <w:t>%)</w:t>
            </w:r>
          </w:p>
        </w:tc>
        <w:tc>
          <w:tcPr>
            <w:tcW w:w="1727" w:type="dxa"/>
          </w:tcPr>
          <w:p w14:paraId="77FCFE58" w14:textId="59FA3E95" w:rsidR="0067685C" w:rsidRDefault="00F7506D"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w:t>
            </w:r>
          </w:p>
          <w:p w14:paraId="3FB67F03" w14:textId="5A85B412" w:rsidR="0067685C" w:rsidRPr="00862546" w:rsidRDefault="0067685C" w:rsidP="006A0174">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w:t>
            </w:r>
            <w:r w:rsidR="00F7506D">
              <w:rPr>
                <w:rFonts w:ascii="Times New Roman" w:hAnsi="Times New Roman"/>
                <w:color w:val="000000" w:themeColor="text1"/>
                <w:sz w:val="24"/>
                <w:szCs w:val="24"/>
                <w:lang w:val="en-US"/>
              </w:rPr>
              <w:t>.33</w:t>
            </w:r>
            <w:r>
              <w:rPr>
                <w:rFonts w:ascii="Times New Roman" w:hAnsi="Times New Roman"/>
                <w:color w:val="000000" w:themeColor="text1"/>
                <w:sz w:val="24"/>
                <w:szCs w:val="24"/>
                <w:lang w:val="en-US"/>
              </w:rPr>
              <w:t>%)</w:t>
            </w:r>
          </w:p>
        </w:tc>
      </w:tr>
      <w:tr w:rsidR="0067685C" w:rsidRPr="00862546" w14:paraId="4B386D14" w14:textId="77777777" w:rsidTr="006A0174">
        <w:trPr>
          <w:trHeight w:val="355"/>
        </w:trPr>
        <w:tc>
          <w:tcPr>
            <w:tcW w:w="2404" w:type="dxa"/>
          </w:tcPr>
          <w:p w14:paraId="6CA18063" w14:textId="3E25210D" w:rsidR="0067685C" w:rsidRPr="00862546" w:rsidRDefault="0067685C" w:rsidP="006A0174">
            <w:pPr>
              <w:spacing w:line="480" w:lineRule="auto"/>
              <w:jc w:val="both"/>
              <w:rPr>
                <w:rFonts w:ascii="Times New Roman" w:hAnsi="Times New Roman"/>
                <w:color w:val="000000" w:themeColor="text1"/>
                <w:sz w:val="24"/>
                <w:szCs w:val="24"/>
                <w:lang w:val="en-US"/>
              </w:rPr>
            </w:pPr>
            <w:r w:rsidRPr="0067685C">
              <w:rPr>
                <w:rFonts w:ascii="Times New Roman" w:hAnsi="Times New Roman"/>
                <w:color w:val="000000" w:themeColor="text1"/>
                <w:sz w:val="24"/>
                <w:szCs w:val="24"/>
                <w:lang w:val="en-US"/>
              </w:rPr>
              <w:lastRenderedPageBreak/>
              <w:t>Health agencies in Nigeria use social media to promote vaccination campaigns.</w:t>
            </w:r>
          </w:p>
        </w:tc>
        <w:tc>
          <w:tcPr>
            <w:tcW w:w="2019" w:type="dxa"/>
          </w:tcPr>
          <w:p w14:paraId="0AC74C48" w14:textId="56D39490" w:rsidR="0067685C" w:rsidRDefault="00552E23"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115</w:t>
            </w:r>
          </w:p>
          <w:p w14:paraId="1AC61271" w14:textId="341FECB7" w:rsidR="0067685C" w:rsidRPr="00862546" w:rsidRDefault="0067685C" w:rsidP="006A0174">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552E23">
              <w:rPr>
                <w:rFonts w:ascii="Times New Roman" w:hAnsi="Times New Roman"/>
                <w:color w:val="000000" w:themeColor="text1"/>
                <w:sz w:val="24"/>
                <w:szCs w:val="24"/>
                <w:lang w:val="en-US"/>
              </w:rPr>
              <w:t>38</w:t>
            </w:r>
            <w:r>
              <w:rPr>
                <w:rFonts w:ascii="Times New Roman" w:hAnsi="Times New Roman"/>
                <w:color w:val="000000" w:themeColor="text1"/>
                <w:sz w:val="24"/>
                <w:szCs w:val="24"/>
                <w:lang w:val="en-US"/>
              </w:rPr>
              <w:t>.</w:t>
            </w:r>
            <w:r w:rsidR="00552E23">
              <w:rPr>
                <w:rFonts w:ascii="Times New Roman" w:hAnsi="Times New Roman"/>
                <w:color w:val="000000" w:themeColor="text1"/>
                <w:sz w:val="24"/>
                <w:szCs w:val="24"/>
                <w:lang w:val="en-US"/>
              </w:rPr>
              <w:t>33</w:t>
            </w:r>
            <w:r>
              <w:rPr>
                <w:rFonts w:ascii="Times New Roman" w:hAnsi="Times New Roman"/>
                <w:color w:val="000000" w:themeColor="text1"/>
                <w:sz w:val="24"/>
                <w:szCs w:val="24"/>
                <w:lang w:val="en-US"/>
              </w:rPr>
              <w:t>%)</w:t>
            </w:r>
          </w:p>
        </w:tc>
        <w:tc>
          <w:tcPr>
            <w:tcW w:w="1934" w:type="dxa"/>
          </w:tcPr>
          <w:p w14:paraId="3BBE39F0" w14:textId="6ADC4D30" w:rsidR="0067685C" w:rsidRDefault="00DB4ECB"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78</w:t>
            </w:r>
          </w:p>
          <w:p w14:paraId="0BC19192" w14:textId="0CD55E3E" w:rsidR="0067685C" w:rsidRPr="00862546" w:rsidRDefault="0067685C" w:rsidP="006A0174">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552E23">
              <w:rPr>
                <w:rFonts w:ascii="Times New Roman" w:hAnsi="Times New Roman"/>
                <w:color w:val="000000" w:themeColor="text1"/>
                <w:sz w:val="24"/>
                <w:szCs w:val="24"/>
                <w:lang w:val="en-US"/>
              </w:rPr>
              <w:t>26</w:t>
            </w:r>
            <w:r>
              <w:rPr>
                <w:rFonts w:ascii="Times New Roman" w:hAnsi="Times New Roman"/>
                <w:color w:val="000000" w:themeColor="text1"/>
                <w:sz w:val="24"/>
                <w:szCs w:val="24"/>
                <w:lang w:val="en-US"/>
              </w:rPr>
              <w:t>%)</w:t>
            </w:r>
          </w:p>
        </w:tc>
        <w:tc>
          <w:tcPr>
            <w:tcW w:w="1727" w:type="dxa"/>
          </w:tcPr>
          <w:p w14:paraId="1BFA384D" w14:textId="77777777" w:rsidR="0067685C" w:rsidRDefault="0067685C"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100</w:t>
            </w:r>
          </w:p>
          <w:p w14:paraId="694EA688" w14:textId="4B50D48C" w:rsidR="0067685C" w:rsidRPr="00862546" w:rsidRDefault="0067685C" w:rsidP="006A0174">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552E23">
              <w:rPr>
                <w:rFonts w:ascii="Times New Roman" w:hAnsi="Times New Roman"/>
                <w:color w:val="000000" w:themeColor="text1"/>
                <w:sz w:val="24"/>
                <w:szCs w:val="24"/>
                <w:lang w:val="en-US"/>
              </w:rPr>
              <w:t>33.33</w:t>
            </w:r>
            <w:r>
              <w:rPr>
                <w:rFonts w:ascii="Times New Roman" w:hAnsi="Times New Roman"/>
                <w:color w:val="000000" w:themeColor="text1"/>
                <w:sz w:val="24"/>
                <w:szCs w:val="24"/>
                <w:lang w:val="en-US"/>
              </w:rPr>
              <w:t>%)</w:t>
            </w:r>
          </w:p>
        </w:tc>
        <w:tc>
          <w:tcPr>
            <w:tcW w:w="1727" w:type="dxa"/>
          </w:tcPr>
          <w:p w14:paraId="095790F7" w14:textId="39BF51DF" w:rsidR="0067685C" w:rsidRDefault="00552E23"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w:t>
            </w:r>
          </w:p>
          <w:p w14:paraId="7F611A3C" w14:textId="19BBB0E8" w:rsidR="0067685C" w:rsidRPr="00862546" w:rsidRDefault="0067685C" w:rsidP="006A0174">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w:t>
            </w:r>
            <w:r w:rsidR="00552E23">
              <w:rPr>
                <w:rFonts w:ascii="Times New Roman" w:hAnsi="Times New Roman"/>
                <w:color w:val="000000" w:themeColor="text1"/>
                <w:sz w:val="24"/>
                <w:szCs w:val="24"/>
                <w:lang w:val="en-US"/>
              </w:rPr>
              <w:t>33</w:t>
            </w:r>
            <w:r>
              <w:rPr>
                <w:rFonts w:ascii="Times New Roman" w:hAnsi="Times New Roman"/>
                <w:color w:val="000000" w:themeColor="text1"/>
                <w:sz w:val="24"/>
                <w:szCs w:val="24"/>
                <w:lang w:val="en-US"/>
              </w:rPr>
              <w:t>%)</w:t>
            </w:r>
          </w:p>
        </w:tc>
      </w:tr>
      <w:tr w:rsidR="0067685C" w:rsidRPr="00862546" w14:paraId="5046B719" w14:textId="77777777" w:rsidTr="006A0174">
        <w:trPr>
          <w:trHeight w:val="365"/>
        </w:trPr>
        <w:tc>
          <w:tcPr>
            <w:tcW w:w="2404" w:type="dxa"/>
          </w:tcPr>
          <w:p w14:paraId="4EBD66B7" w14:textId="782D1CDB" w:rsidR="0067685C" w:rsidRPr="00862546" w:rsidRDefault="0067685C" w:rsidP="006A0174">
            <w:pPr>
              <w:spacing w:line="480" w:lineRule="auto"/>
              <w:jc w:val="both"/>
              <w:rPr>
                <w:rFonts w:ascii="Times New Roman" w:hAnsi="Times New Roman"/>
                <w:color w:val="000000" w:themeColor="text1"/>
                <w:sz w:val="24"/>
                <w:szCs w:val="24"/>
                <w:lang w:val="en-US"/>
              </w:rPr>
            </w:pPr>
            <w:r w:rsidRPr="0067685C">
              <w:rPr>
                <w:rFonts w:ascii="Times New Roman" w:hAnsi="Times New Roman"/>
                <w:color w:val="000000" w:themeColor="text1"/>
                <w:sz w:val="24"/>
                <w:szCs w:val="24"/>
                <w:lang w:val="en-US"/>
              </w:rPr>
              <w:t>I have seen vaccination information on platforms like Facebook, WhatsApp, or Instagram.</w:t>
            </w:r>
          </w:p>
        </w:tc>
        <w:tc>
          <w:tcPr>
            <w:tcW w:w="2019" w:type="dxa"/>
          </w:tcPr>
          <w:p w14:paraId="531A5B23" w14:textId="77777777" w:rsidR="0067685C" w:rsidRDefault="0067685C"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215</w:t>
            </w:r>
          </w:p>
          <w:p w14:paraId="352733B1" w14:textId="3DE33CBC" w:rsidR="0067685C" w:rsidRPr="00862546" w:rsidRDefault="0067685C" w:rsidP="006A0174">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3E09B4">
              <w:rPr>
                <w:rFonts w:ascii="Times New Roman" w:hAnsi="Times New Roman"/>
                <w:color w:val="000000" w:themeColor="text1"/>
                <w:sz w:val="24"/>
                <w:szCs w:val="24"/>
                <w:lang w:val="en-US"/>
              </w:rPr>
              <w:t>71</w:t>
            </w:r>
            <w:r>
              <w:rPr>
                <w:rFonts w:ascii="Times New Roman" w:hAnsi="Times New Roman"/>
                <w:color w:val="000000" w:themeColor="text1"/>
                <w:sz w:val="24"/>
                <w:szCs w:val="24"/>
                <w:lang w:val="en-US"/>
              </w:rPr>
              <w:t>.</w:t>
            </w:r>
            <w:r w:rsidR="003E09B4">
              <w:rPr>
                <w:rFonts w:ascii="Times New Roman" w:hAnsi="Times New Roman"/>
                <w:color w:val="000000" w:themeColor="text1"/>
                <w:sz w:val="24"/>
                <w:szCs w:val="24"/>
                <w:lang w:val="en-US"/>
              </w:rPr>
              <w:t>67</w:t>
            </w:r>
            <w:r>
              <w:rPr>
                <w:rFonts w:ascii="Times New Roman" w:hAnsi="Times New Roman"/>
                <w:color w:val="000000" w:themeColor="text1"/>
                <w:sz w:val="24"/>
                <w:szCs w:val="24"/>
                <w:lang w:val="en-US"/>
              </w:rPr>
              <w:t>%)</w:t>
            </w:r>
          </w:p>
        </w:tc>
        <w:tc>
          <w:tcPr>
            <w:tcW w:w="1934" w:type="dxa"/>
          </w:tcPr>
          <w:p w14:paraId="3BF6EF4F" w14:textId="66CF389F" w:rsidR="0067685C" w:rsidRDefault="0067685C"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8</w:t>
            </w:r>
            <w:r w:rsidR="003E09B4">
              <w:rPr>
                <w:rFonts w:ascii="Times New Roman" w:hAnsi="Times New Roman"/>
                <w:color w:val="000000" w:themeColor="text1"/>
                <w:sz w:val="24"/>
                <w:szCs w:val="24"/>
                <w:lang w:val="en-US"/>
              </w:rPr>
              <w:t>0</w:t>
            </w:r>
          </w:p>
          <w:p w14:paraId="0B4773A8" w14:textId="731E61AD" w:rsidR="0067685C" w:rsidRPr="00862546" w:rsidRDefault="0067685C" w:rsidP="006A0174">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w:t>
            </w:r>
            <w:r w:rsidR="003E09B4">
              <w:rPr>
                <w:rFonts w:ascii="Times New Roman" w:hAnsi="Times New Roman"/>
                <w:color w:val="000000" w:themeColor="text1"/>
                <w:sz w:val="24"/>
                <w:szCs w:val="24"/>
                <w:lang w:val="en-US"/>
              </w:rPr>
              <w:t>6</w:t>
            </w:r>
            <w:r>
              <w:rPr>
                <w:rFonts w:ascii="Times New Roman" w:hAnsi="Times New Roman"/>
                <w:color w:val="000000" w:themeColor="text1"/>
                <w:sz w:val="24"/>
                <w:szCs w:val="24"/>
                <w:lang w:val="en-US"/>
              </w:rPr>
              <w:t>.</w:t>
            </w:r>
            <w:r w:rsidR="003E09B4">
              <w:rPr>
                <w:rFonts w:ascii="Times New Roman" w:hAnsi="Times New Roman"/>
                <w:color w:val="000000" w:themeColor="text1"/>
                <w:sz w:val="24"/>
                <w:szCs w:val="24"/>
                <w:lang w:val="en-US"/>
              </w:rPr>
              <w:t>67</w:t>
            </w:r>
            <w:r>
              <w:rPr>
                <w:rFonts w:ascii="Times New Roman" w:hAnsi="Times New Roman"/>
                <w:color w:val="000000" w:themeColor="text1"/>
                <w:sz w:val="24"/>
                <w:szCs w:val="24"/>
                <w:lang w:val="en-US"/>
              </w:rPr>
              <w:t>%)</w:t>
            </w:r>
          </w:p>
        </w:tc>
        <w:tc>
          <w:tcPr>
            <w:tcW w:w="1727" w:type="dxa"/>
          </w:tcPr>
          <w:p w14:paraId="4F2CB239" w14:textId="638CD527" w:rsidR="0067685C" w:rsidRDefault="00C10315"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w:t>
            </w:r>
          </w:p>
          <w:p w14:paraId="00BE0569" w14:textId="294812F9" w:rsidR="0067685C" w:rsidRPr="00862546" w:rsidRDefault="0067685C" w:rsidP="006A0174">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w:t>
            </w:r>
          </w:p>
        </w:tc>
        <w:tc>
          <w:tcPr>
            <w:tcW w:w="1727" w:type="dxa"/>
          </w:tcPr>
          <w:p w14:paraId="14E23250" w14:textId="460C5A68" w:rsidR="0067685C" w:rsidRDefault="00C10315"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w:t>
            </w:r>
          </w:p>
          <w:p w14:paraId="44B0DE23" w14:textId="6FDEA5ED" w:rsidR="0067685C" w:rsidRPr="00862546" w:rsidRDefault="0067685C" w:rsidP="006A0174">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3E09B4">
              <w:rPr>
                <w:rFonts w:ascii="Times New Roman" w:hAnsi="Times New Roman"/>
                <w:color w:val="000000" w:themeColor="text1"/>
                <w:sz w:val="24"/>
                <w:szCs w:val="24"/>
                <w:lang w:val="en-US"/>
              </w:rPr>
              <w:t>0</w:t>
            </w:r>
            <w:r>
              <w:rPr>
                <w:rFonts w:ascii="Times New Roman" w:hAnsi="Times New Roman"/>
                <w:color w:val="000000" w:themeColor="text1"/>
                <w:sz w:val="24"/>
                <w:szCs w:val="24"/>
                <w:lang w:val="en-US"/>
              </w:rPr>
              <w:t>.</w:t>
            </w:r>
            <w:r w:rsidR="003E09B4">
              <w:rPr>
                <w:rFonts w:ascii="Times New Roman" w:hAnsi="Times New Roman"/>
                <w:color w:val="000000" w:themeColor="text1"/>
                <w:sz w:val="24"/>
                <w:szCs w:val="24"/>
                <w:lang w:val="en-US"/>
              </w:rPr>
              <w:t>67</w:t>
            </w:r>
            <w:r>
              <w:rPr>
                <w:rFonts w:ascii="Times New Roman" w:hAnsi="Times New Roman"/>
                <w:color w:val="000000" w:themeColor="text1"/>
                <w:sz w:val="24"/>
                <w:szCs w:val="24"/>
                <w:lang w:val="en-US"/>
              </w:rPr>
              <w:t>%)</w:t>
            </w:r>
          </w:p>
        </w:tc>
      </w:tr>
      <w:tr w:rsidR="0067685C" w:rsidRPr="00862546" w14:paraId="08753EBC" w14:textId="77777777" w:rsidTr="006A0174">
        <w:trPr>
          <w:trHeight w:val="365"/>
        </w:trPr>
        <w:tc>
          <w:tcPr>
            <w:tcW w:w="2404" w:type="dxa"/>
          </w:tcPr>
          <w:p w14:paraId="43EB1C17" w14:textId="0944FEA3" w:rsidR="0067685C" w:rsidRPr="00AE291B" w:rsidRDefault="0067685C" w:rsidP="006A0174">
            <w:pPr>
              <w:spacing w:line="480" w:lineRule="auto"/>
              <w:jc w:val="both"/>
              <w:rPr>
                <w:rFonts w:ascii="Times New Roman" w:hAnsi="Times New Roman"/>
                <w:color w:val="000000" w:themeColor="text1"/>
                <w:sz w:val="24"/>
                <w:szCs w:val="24"/>
              </w:rPr>
            </w:pPr>
            <w:r w:rsidRPr="0067685C">
              <w:rPr>
                <w:rFonts w:ascii="Times New Roman" w:hAnsi="Times New Roman"/>
                <w:color w:val="000000" w:themeColor="text1"/>
                <w:sz w:val="24"/>
                <w:szCs w:val="24"/>
              </w:rPr>
              <w:t>I believe that social media creates greater awareness of government vaccination programs in Lagos.</w:t>
            </w:r>
          </w:p>
        </w:tc>
        <w:tc>
          <w:tcPr>
            <w:tcW w:w="2019" w:type="dxa"/>
          </w:tcPr>
          <w:p w14:paraId="2DA16850" w14:textId="77777777" w:rsidR="0067685C" w:rsidRDefault="0067685C"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111</w:t>
            </w:r>
          </w:p>
          <w:p w14:paraId="242B8341" w14:textId="0ABAFEA7" w:rsidR="0067685C" w:rsidRDefault="0067685C" w:rsidP="006A0174">
            <w:pPr>
              <w:jc w:val="both"/>
              <w:rPr>
                <w:rFonts w:ascii="Times New Roman" w:hAnsi="Times New Roman"/>
                <w:color w:val="000000" w:themeColor="text1"/>
                <w:sz w:val="24"/>
                <w:szCs w:val="24"/>
              </w:rPr>
            </w:pPr>
            <w:r>
              <w:rPr>
                <w:rFonts w:ascii="Times New Roman" w:hAnsi="Times New Roman"/>
                <w:color w:val="000000" w:themeColor="text1"/>
                <w:sz w:val="24"/>
                <w:szCs w:val="24"/>
                <w:lang w:val="en-US"/>
              </w:rPr>
              <w:t>(</w:t>
            </w:r>
            <w:r w:rsidR="003E09B4">
              <w:rPr>
                <w:rFonts w:ascii="Times New Roman" w:hAnsi="Times New Roman"/>
                <w:color w:val="000000" w:themeColor="text1"/>
                <w:sz w:val="24"/>
                <w:szCs w:val="24"/>
                <w:lang w:val="en-US"/>
              </w:rPr>
              <w:t>37</w:t>
            </w:r>
            <w:r>
              <w:rPr>
                <w:rFonts w:ascii="Times New Roman" w:hAnsi="Times New Roman"/>
                <w:color w:val="000000" w:themeColor="text1"/>
                <w:sz w:val="24"/>
                <w:szCs w:val="24"/>
                <w:lang w:val="en-US"/>
              </w:rPr>
              <w:t>%)</w:t>
            </w:r>
          </w:p>
        </w:tc>
        <w:tc>
          <w:tcPr>
            <w:tcW w:w="1934" w:type="dxa"/>
          </w:tcPr>
          <w:p w14:paraId="34572550" w14:textId="77777777" w:rsidR="0067685C" w:rsidRDefault="0067685C"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98</w:t>
            </w:r>
          </w:p>
          <w:p w14:paraId="0E3F3998" w14:textId="7E696CD0" w:rsidR="0067685C" w:rsidRDefault="0067685C" w:rsidP="006A0174">
            <w:pPr>
              <w:jc w:val="both"/>
              <w:rPr>
                <w:rFonts w:ascii="Times New Roman" w:hAnsi="Times New Roman"/>
                <w:color w:val="000000" w:themeColor="text1"/>
                <w:sz w:val="24"/>
                <w:szCs w:val="24"/>
              </w:rPr>
            </w:pPr>
            <w:r>
              <w:rPr>
                <w:rFonts w:ascii="Times New Roman" w:hAnsi="Times New Roman"/>
                <w:color w:val="000000" w:themeColor="text1"/>
                <w:sz w:val="24"/>
                <w:szCs w:val="24"/>
                <w:lang w:val="en-US"/>
              </w:rPr>
              <w:t>(</w:t>
            </w:r>
            <w:r w:rsidR="003E09B4">
              <w:rPr>
                <w:rFonts w:ascii="Times New Roman" w:hAnsi="Times New Roman"/>
                <w:color w:val="000000" w:themeColor="text1"/>
                <w:sz w:val="24"/>
                <w:szCs w:val="24"/>
                <w:lang w:val="en-US"/>
              </w:rPr>
              <w:t>32.67</w:t>
            </w:r>
            <w:r>
              <w:rPr>
                <w:rFonts w:ascii="Times New Roman" w:hAnsi="Times New Roman"/>
                <w:color w:val="000000" w:themeColor="text1"/>
                <w:sz w:val="24"/>
                <w:szCs w:val="24"/>
                <w:lang w:val="en-US"/>
              </w:rPr>
              <w:t>%)</w:t>
            </w:r>
          </w:p>
        </w:tc>
        <w:tc>
          <w:tcPr>
            <w:tcW w:w="1727" w:type="dxa"/>
          </w:tcPr>
          <w:p w14:paraId="2A91334B" w14:textId="18D07675" w:rsidR="0067685C" w:rsidRDefault="003E09B4"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80</w:t>
            </w:r>
          </w:p>
          <w:p w14:paraId="1F698B21" w14:textId="37663144" w:rsidR="0067685C" w:rsidRDefault="0067685C" w:rsidP="006A0174">
            <w:pPr>
              <w:jc w:val="both"/>
              <w:rPr>
                <w:rFonts w:ascii="Times New Roman" w:hAnsi="Times New Roman"/>
                <w:color w:val="000000" w:themeColor="text1"/>
                <w:sz w:val="24"/>
                <w:szCs w:val="24"/>
              </w:rPr>
            </w:pPr>
            <w:r>
              <w:rPr>
                <w:rFonts w:ascii="Times New Roman" w:hAnsi="Times New Roman"/>
                <w:color w:val="000000" w:themeColor="text1"/>
                <w:sz w:val="24"/>
                <w:szCs w:val="24"/>
                <w:lang w:val="en-US"/>
              </w:rPr>
              <w:t>(</w:t>
            </w:r>
            <w:r w:rsidR="003E09B4">
              <w:rPr>
                <w:rFonts w:ascii="Times New Roman" w:hAnsi="Times New Roman"/>
                <w:color w:val="000000" w:themeColor="text1"/>
                <w:sz w:val="24"/>
                <w:szCs w:val="24"/>
                <w:lang w:val="en-US"/>
              </w:rPr>
              <w:t>26.67</w:t>
            </w:r>
            <w:r>
              <w:rPr>
                <w:rFonts w:ascii="Times New Roman" w:hAnsi="Times New Roman"/>
                <w:color w:val="000000" w:themeColor="text1"/>
                <w:sz w:val="24"/>
                <w:szCs w:val="24"/>
                <w:lang w:val="en-US"/>
              </w:rPr>
              <w:t>%)</w:t>
            </w:r>
          </w:p>
        </w:tc>
        <w:tc>
          <w:tcPr>
            <w:tcW w:w="1727" w:type="dxa"/>
          </w:tcPr>
          <w:p w14:paraId="2F0B4463" w14:textId="3B0007C1" w:rsidR="0067685C" w:rsidRDefault="003E09B4" w:rsidP="006A017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11</w:t>
            </w:r>
          </w:p>
          <w:p w14:paraId="5E4B43CF" w14:textId="3DACB971" w:rsidR="0067685C" w:rsidRDefault="0067685C" w:rsidP="006A0174">
            <w:pPr>
              <w:jc w:val="both"/>
              <w:rPr>
                <w:rFonts w:ascii="Times New Roman" w:hAnsi="Times New Roman"/>
                <w:color w:val="000000" w:themeColor="text1"/>
                <w:sz w:val="24"/>
                <w:szCs w:val="24"/>
              </w:rPr>
            </w:pPr>
            <w:r>
              <w:rPr>
                <w:rFonts w:ascii="Times New Roman" w:hAnsi="Times New Roman"/>
                <w:color w:val="000000" w:themeColor="text1"/>
                <w:sz w:val="24"/>
                <w:szCs w:val="24"/>
                <w:lang w:val="en-US"/>
              </w:rPr>
              <w:t>(</w:t>
            </w:r>
            <w:r w:rsidR="003E09B4">
              <w:rPr>
                <w:rFonts w:ascii="Times New Roman" w:hAnsi="Times New Roman"/>
                <w:color w:val="000000" w:themeColor="text1"/>
                <w:sz w:val="24"/>
                <w:szCs w:val="24"/>
                <w:lang w:val="en-US"/>
              </w:rPr>
              <w:t>3</w:t>
            </w:r>
            <w:r>
              <w:rPr>
                <w:rFonts w:ascii="Times New Roman" w:hAnsi="Times New Roman"/>
                <w:color w:val="000000" w:themeColor="text1"/>
                <w:sz w:val="24"/>
                <w:szCs w:val="24"/>
                <w:lang w:val="en-US"/>
              </w:rPr>
              <w:t>.</w:t>
            </w:r>
            <w:r w:rsidR="003E09B4">
              <w:rPr>
                <w:rFonts w:ascii="Times New Roman" w:hAnsi="Times New Roman"/>
                <w:color w:val="000000" w:themeColor="text1"/>
                <w:sz w:val="24"/>
                <w:szCs w:val="24"/>
                <w:lang w:val="en-US"/>
              </w:rPr>
              <w:t>67</w:t>
            </w:r>
            <w:r>
              <w:rPr>
                <w:rFonts w:ascii="Times New Roman" w:hAnsi="Times New Roman"/>
                <w:color w:val="000000" w:themeColor="text1"/>
                <w:sz w:val="24"/>
                <w:szCs w:val="24"/>
                <w:lang w:val="en-US"/>
              </w:rPr>
              <w:t>%)</w:t>
            </w:r>
          </w:p>
        </w:tc>
      </w:tr>
      <w:tr w:rsidR="0067685C" w:rsidRPr="00862546" w14:paraId="510F967C" w14:textId="77777777" w:rsidTr="006A0174">
        <w:trPr>
          <w:trHeight w:val="365"/>
        </w:trPr>
        <w:tc>
          <w:tcPr>
            <w:tcW w:w="2404" w:type="dxa"/>
          </w:tcPr>
          <w:p w14:paraId="3EE1EB0D" w14:textId="273E4B5D" w:rsidR="0067685C" w:rsidRPr="0067685C" w:rsidRDefault="0067685C" w:rsidP="006A0174">
            <w:pPr>
              <w:spacing w:line="480" w:lineRule="auto"/>
              <w:jc w:val="both"/>
              <w:rPr>
                <w:rFonts w:ascii="Times New Roman" w:hAnsi="Times New Roman"/>
                <w:color w:val="000000" w:themeColor="text1"/>
                <w:sz w:val="24"/>
                <w:szCs w:val="24"/>
              </w:rPr>
            </w:pPr>
            <w:r w:rsidRPr="0067685C">
              <w:rPr>
                <w:rFonts w:ascii="Times New Roman" w:hAnsi="Times New Roman"/>
                <w:color w:val="000000" w:themeColor="text1"/>
                <w:sz w:val="24"/>
                <w:szCs w:val="24"/>
              </w:rPr>
              <w:t>Social media updates about vaccines have helped me stay informed about upcoming immunization exercises.</w:t>
            </w:r>
          </w:p>
        </w:tc>
        <w:tc>
          <w:tcPr>
            <w:tcW w:w="2019" w:type="dxa"/>
          </w:tcPr>
          <w:p w14:paraId="05804DCE" w14:textId="24E87A6D" w:rsidR="003E09B4" w:rsidRDefault="006A017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88</w:t>
            </w:r>
          </w:p>
          <w:p w14:paraId="7C0321AB" w14:textId="646DD15F" w:rsidR="0067685C"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6A0174">
              <w:rPr>
                <w:rFonts w:ascii="Times New Roman" w:hAnsi="Times New Roman"/>
                <w:color w:val="000000" w:themeColor="text1"/>
                <w:sz w:val="24"/>
                <w:szCs w:val="24"/>
                <w:lang w:val="en-US"/>
              </w:rPr>
              <w:t>29.33</w:t>
            </w:r>
            <w:r>
              <w:rPr>
                <w:rFonts w:ascii="Times New Roman" w:hAnsi="Times New Roman"/>
                <w:color w:val="000000" w:themeColor="text1"/>
                <w:sz w:val="24"/>
                <w:szCs w:val="24"/>
                <w:lang w:val="en-US"/>
              </w:rPr>
              <w:t>%)</w:t>
            </w:r>
          </w:p>
        </w:tc>
        <w:tc>
          <w:tcPr>
            <w:tcW w:w="1934" w:type="dxa"/>
          </w:tcPr>
          <w:p w14:paraId="6F706AC2" w14:textId="44A788C5" w:rsidR="003E09B4" w:rsidRDefault="006A017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79</w:t>
            </w:r>
          </w:p>
          <w:p w14:paraId="1F2F960F" w14:textId="196F1DB5" w:rsidR="0067685C"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6A0174">
              <w:rPr>
                <w:rFonts w:ascii="Times New Roman" w:hAnsi="Times New Roman"/>
                <w:color w:val="000000" w:themeColor="text1"/>
                <w:sz w:val="24"/>
                <w:szCs w:val="24"/>
                <w:lang w:val="en-US"/>
              </w:rPr>
              <w:t>26.33</w:t>
            </w:r>
            <w:r>
              <w:rPr>
                <w:rFonts w:ascii="Times New Roman" w:hAnsi="Times New Roman"/>
                <w:color w:val="000000" w:themeColor="text1"/>
                <w:sz w:val="24"/>
                <w:szCs w:val="24"/>
                <w:lang w:val="en-US"/>
              </w:rPr>
              <w:t>%)</w:t>
            </w:r>
          </w:p>
        </w:tc>
        <w:tc>
          <w:tcPr>
            <w:tcW w:w="1727" w:type="dxa"/>
          </w:tcPr>
          <w:p w14:paraId="48DAA8D3" w14:textId="77777777" w:rsidR="003E09B4"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111</w:t>
            </w:r>
          </w:p>
          <w:p w14:paraId="7F9C7784" w14:textId="078B9480" w:rsidR="0067685C"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(37%)</w:t>
            </w:r>
          </w:p>
        </w:tc>
        <w:tc>
          <w:tcPr>
            <w:tcW w:w="1727" w:type="dxa"/>
          </w:tcPr>
          <w:p w14:paraId="10CCB0EB" w14:textId="24619893" w:rsidR="003E09B4" w:rsidRDefault="006A017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22</w:t>
            </w:r>
          </w:p>
          <w:p w14:paraId="30A1FA64" w14:textId="6F917845" w:rsidR="0067685C"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w:t>
            </w:r>
            <w:r w:rsidR="006A0174">
              <w:rPr>
                <w:rFonts w:ascii="Times New Roman" w:hAnsi="Times New Roman"/>
                <w:color w:val="000000" w:themeColor="text1"/>
                <w:sz w:val="24"/>
                <w:szCs w:val="24"/>
                <w:lang w:val="en-US"/>
              </w:rPr>
              <w:t>.33</w:t>
            </w:r>
            <w:r>
              <w:rPr>
                <w:rFonts w:ascii="Times New Roman" w:hAnsi="Times New Roman"/>
                <w:color w:val="000000" w:themeColor="text1"/>
                <w:sz w:val="24"/>
                <w:szCs w:val="24"/>
                <w:lang w:val="en-US"/>
              </w:rPr>
              <w:t>%)</w:t>
            </w:r>
          </w:p>
        </w:tc>
      </w:tr>
      <w:tr w:rsidR="0067685C" w:rsidRPr="00862546" w14:paraId="7A333FFD" w14:textId="77777777" w:rsidTr="006A0174">
        <w:trPr>
          <w:trHeight w:val="365"/>
        </w:trPr>
        <w:tc>
          <w:tcPr>
            <w:tcW w:w="2404" w:type="dxa"/>
          </w:tcPr>
          <w:p w14:paraId="5E0CE9D0" w14:textId="44533D18" w:rsidR="0067685C" w:rsidRPr="0067685C" w:rsidRDefault="0067685C" w:rsidP="006A0174">
            <w:pPr>
              <w:spacing w:line="480" w:lineRule="auto"/>
              <w:jc w:val="both"/>
              <w:rPr>
                <w:rFonts w:ascii="Times New Roman" w:hAnsi="Times New Roman"/>
                <w:color w:val="000000" w:themeColor="text1"/>
                <w:sz w:val="24"/>
                <w:szCs w:val="24"/>
              </w:rPr>
            </w:pPr>
            <w:r w:rsidRPr="0067685C">
              <w:rPr>
                <w:rFonts w:ascii="Times New Roman" w:hAnsi="Times New Roman"/>
                <w:color w:val="000000" w:themeColor="text1"/>
                <w:sz w:val="24"/>
                <w:szCs w:val="24"/>
              </w:rPr>
              <w:lastRenderedPageBreak/>
              <w:t>I learned about at least one vaccination event or program in Alimosho through social media.</w:t>
            </w:r>
          </w:p>
        </w:tc>
        <w:tc>
          <w:tcPr>
            <w:tcW w:w="2019" w:type="dxa"/>
          </w:tcPr>
          <w:p w14:paraId="38BAD433" w14:textId="21B6BE06" w:rsidR="003E09B4" w:rsidRDefault="006A017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68</w:t>
            </w:r>
          </w:p>
          <w:p w14:paraId="3072B771" w14:textId="459FF0E3" w:rsidR="0067685C"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6A0174">
              <w:rPr>
                <w:rFonts w:ascii="Times New Roman" w:hAnsi="Times New Roman"/>
                <w:color w:val="000000" w:themeColor="text1"/>
                <w:sz w:val="24"/>
                <w:szCs w:val="24"/>
                <w:lang w:val="en-US"/>
              </w:rPr>
              <w:t>22.67</w:t>
            </w:r>
            <w:r>
              <w:rPr>
                <w:rFonts w:ascii="Times New Roman" w:hAnsi="Times New Roman"/>
                <w:color w:val="000000" w:themeColor="text1"/>
                <w:sz w:val="24"/>
                <w:szCs w:val="24"/>
                <w:lang w:val="en-US"/>
              </w:rPr>
              <w:t>%)</w:t>
            </w:r>
          </w:p>
        </w:tc>
        <w:tc>
          <w:tcPr>
            <w:tcW w:w="1934" w:type="dxa"/>
          </w:tcPr>
          <w:p w14:paraId="222A39AD" w14:textId="75947B2B" w:rsidR="003E09B4"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w:t>
            </w:r>
            <w:r w:rsidR="006A0174">
              <w:rPr>
                <w:rFonts w:ascii="Times New Roman" w:hAnsi="Times New Roman"/>
                <w:color w:val="000000" w:themeColor="text1"/>
                <w:sz w:val="24"/>
                <w:szCs w:val="24"/>
                <w:lang w:val="en-US"/>
              </w:rPr>
              <w:t>15</w:t>
            </w:r>
          </w:p>
          <w:p w14:paraId="3BF42C96" w14:textId="15BDC3D6" w:rsidR="0067685C"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w:t>
            </w:r>
            <w:r w:rsidR="006A0174">
              <w:rPr>
                <w:rFonts w:ascii="Times New Roman" w:hAnsi="Times New Roman"/>
                <w:color w:val="000000" w:themeColor="text1"/>
                <w:sz w:val="24"/>
                <w:szCs w:val="24"/>
                <w:lang w:val="en-US"/>
              </w:rPr>
              <w:t>8.33</w:t>
            </w:r>
            <w:r>
              <w:rPr>
                <w:rFonts w:ascii="Times New Roman" w:hAnsi="Times New Roman"/>
                <w:color w:val="000000" w:themeColor="text1"/>
                <w:sz w:val="24"/>
                <w:szCs w:val="24"/>
                <w:lang w:val="en-US"/>
              </w:rPr>
              <w:t>%)</w:t>
            </w:r>
          </w:p>
        </w:tc>
        <w:tc>
          <w:tcPr>
            <w:tcW w:w="1727" w:type="dxa"/>
          </w:tcPr>
          <w:p w14:paraId="0CFB7557" w14:textId="77D6482E" w:rsidR="003E09B4" w:rsidRDefault="006A017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78</w:t>
            </w:r>
          </w:p>
          <w:p w14:paraId="215F5BB9" w14:textId="56760E5A" w:rsidR="0067685C"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6A0174">
              <w:rPr>
                <w:rFonts w:ascii="Times New Roman" w:hAnsi="Times New Roman"/>
                <w:color w:val="000000" w:themeColor="text1"/>
                <w:sz w:val="24"/>
                <w:szCs w:val="24"/>
                <w:lang w:val="en-US"/>
              </w:rPr>
              <w:t>26</w:t>
            </w:r>
            <w:r>
              <w:rPr>
                <w:rFonts w:ascii="Times New Roman" w:hAnsi="Times New Roman"/>
                <w:color w:val="000000" w:themeColor="text1"/>
                <w:sz w:val="24"/>
                <w:szCs w:val="24"/>
                <w:lang w:val="en-US"/>
              </w:rPr>
              <w:t>%)</w:t>
            </w:r>
          </w:p>
        </w:tc>
        <w:tc>
          <w:tcPr>
            <w:tcW w:w="1727" w:type="dxa"/>
          </w:tcPr>
          <w:p w14:paraId="683EB22D" w14:textId="3EBA9DA9" w:rsidR="003E09B4" w:rsidRDefault="006A017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39</w:t>
            </w:r>
          </w:p>
          <w:p w14:paraId="624E8AE4" w14:textId="1938D2ED" w:rsidR="0067685C"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6A0174">
              <w:rPr>
                <w:rFonts w:ascii="Times New Roman" w:hAnsi="Times New Roman"/>
                <w:color w:val="000000" w:themeColor="text1"/>
                <w:sz w:val="24"/>
                <w:szCs w:val="24"/>
                <w:lang w:val="en-US"/>
              </w:rPr>
              <w:t>13</w:t>
            </w:r>
            <w:r>
              <w:rPr>
                <w:rFonts w:ascii="Times New Roman" w:hAnsi="Times New Roman"/>
                <w:color w:val="000000" w:themeColor="text1"/>
                <w:sz w:val="24"/>
                <w:szCs w:val="24"/>
                <w:lang w:val="en-US"/>
              </w:rPr>
              <w:t>%)</w:t>
            </w:r>
          </w:p>
        </w:tc>
      </w:tr>
      <w:tr w:rsidR="0067685C" w:rsidRPr="00862546" w14:paraId="31B7199C" w14:textId="77777777" w:rsidTr="006A0174">
        <w:trPr>
          <w:trHeight w:val="365"/>
        </w:trPr>
        <w:tc>
          <w:tcPr>
            <w:tcW w:w="2404" w:type="dxa"/>
          </w:tcPr>
          <w:p w14:paraId="6BE02E5B" w14:textId="79691B76" w:rsidR="0067685C" w:rsidRPr="0067685C" w:rsidRDefault="0067685C" w:rsidP="006A0174">
            <w:pPr>
              <w:spacing w:line="480" w:lineRule="auto"/>
              <w:jc w:val="both"/>
              <w:rPr>
                <w:rFonts w:ascii="Times New Roman" w:hAnsi="Times New Roman"/>
                <w:color w:val="000000" w:themeColor="text1"/>
                <w:sz w:val="24"/>
                <w:szCs w:val="24"/>
              </w:rPr>
            </w:pPr>
            <w:r w:rsidRPr="0067685C">
              <w:rPr>
                <w:rFonts w:ascii="Times New Roman" w:hAnsi="Times New Roman"/>
                <w:color w:val="000000" w:themeColor="text1"/>
                <w:sz w:val="24"/>
                <w:szCs w:val="24"/>
              </w:rPr>
              <w:t>Social media has increased my understanding of the importance of childhood immunization.</w:t>
            </w:r>
          </w:p>
        </w:tc>
        <w:tc>
          <w:tcPr>
            <w:tcW w:w="2019" w:type="dxa"/>
          </w:tcPr>
          <w:p w14:paraId="4EB5CB73" w14:textId="1BA1240A" w:rsidR="003E09B4" w:rsidRDefault="006A017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98</w:t>
            </w:r>
          </w:p>
          <w:p w14:paraId="125F53CB" w14:textId="1276C031" w:rsidR="0067685C"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w:t>
            </w:r>
            <w:r w:rsidR="006A0174">
              <w:rPr>
                <w:rFonts w:ascii="Times New Roman" w:hAnsi="Times New Roman"/>
                <w:color w:val="000000" w:themeColor="text1"/>
                <w:sz w:val="24"/>
                <w:szCs w:val="24"/>
                <w:lang w:val="en-US"/>
              </w:rPr>
              <w:t>2.67</w:t>
            </w:r>
            <w:r>
              <w:rPr>
                <w:rFonts w:ascii="Times New Roman" w:hAnsi="Times New Roman"/>
                <w:color w:val="000000" w:themeColor="text1"/>
                <w:sz w:val="24"/>
                <w:szCs w:val="24"/>
                <w:lang w:val="en-US"/>
              </w:rPr>
              <w:t>%)</w:t>
            </w:r>
          </w:p>
        </w:tc>
        <w:tc>
          <w:tcPr>
            <w:tcW w:w="1934" w:type="dxa"/>
          </w:tcPr>
          <w:p w14:paraId="634A5466" w14:textId="5878F9CC" w:rsidR="003E09B4" w:rsidRDefault="006A017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81</w:t>
            </w:r>
          </w:p>
          <w:p w14:paraId="6E1E5A9A" w14:textId="7015D9F5" w:rsidR="0067685C"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6A0174">
              <w:rPr>
                <w:rFonts w:ascii="Times New Roman" w:hAnsi="Times New Roman"/>
                <w:color w:val="000000" w:themeColor="text1"/>
                <w:sz w:val="24"/>
                <w:szCs w:val="24"/>
                <w:lang w:val="en-US"/>
              </w:rPr>
              <w:t>27</w:t>
            </w:r>
            <w:r>
              <w:rPr>
                <w:rFonts w:ascii="Times New Roman" w:hAnsi="Times New Roman"/>
                <w:color w:val="000000" w:themeColor="text1"/>
                <w:sz w:val="24"/>
                <w:szCs w:val="24"/>
                <w:lang w:val="en-US"/>
              </w:rPr>
              <w:t>%)</w:t>
            </w:r>
          </w:p>
        </w:tc>
        <w:tc>
          <w:tcPr>
            <w:tcW w:w="1727" w:type="dxa"/>
          </w:tcPr>
          <w:p w14:paraId="2506D784" w14:textId="2585BA55" w:rsidR="003E09B4" w:rsidRDefault="006A017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50</w:t>
            </w:r>
          </w:p>
          <w:p w14:paraId="1D86A734" w14:textId="3B68D071" w:rsidR="0067685C"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912C47">
              <w:rPr>
                <w:rFonts w:ascii="Times New Roman" w:hAnsi="Times New Roman"/>
                <w:color w:val="000000" w:themeColor="text1"/>
                <w:sz w:val="24"/>
                <w:szCs w:val="24"/>
                <w:lang w:val="en-US"/>
              </w:rPr>
              <w:t>16.67</w:t>
            </w:r>
            <w:r>
              <w:rPr>
                <w:rFonts w:ascii="Times New Roman" w:hAnsi="Times New Roman"/>
                <w:color w:val="000000" w:themeColor="text1"/>
                <w:sz w:val="24"/>
                <w:szCs w:val="24"/>
                <w:lang w:val="en-US"/>
              </w:rPr>
              <w:t>%)</w:t>
            </w:r>
          </w:p>
        </w:tc>
        <w:tc>
          <w:tcPr>
            <w:tcW w:w="1727" w:type="dxa"/>
          </w:tcPr>
          <w:p w14:paraId="55A3CDD0" w14:textId="7BE50046" w:rsidR="003E09B4" w:rsidRDefault="006A017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w:t>
            </w:r>
            <w:r w:rsidR="003E09B4">
              <w:rPr>
                <w:rFonts w:ascii="Times New Roman" w:hAnsi="Times New Roman"/>
                <w:color w:val="000000" w:themeColor="text1"/>
                <w:sz w:val="24"/>
                <w:szCs w:val="24"/>
                <w:lang w:val="en-US"/>
              </w:rPr>
              <w:t>1</w:t>
            </w:r>
          </w:p>
          <w:p w14:paraId="51C9470A" w14:textId="5511ED18" w:rsidR="0067685C" w:rsidRDefault="003E09B4" w:rsidP="003E09B4">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912C47">
              <w:rPr>
                <w:rFonts w:ascii="Times New Roman" w:hAnsi="Times New Roman"/>
                <w:color w:val="000000" w:themeColor="text1"/>
                <w:sz w:val="24"/>
                <w:szCs w:val="24"/>
                <w:lang w:val="en-US"/>
              </w:rPr>
              <w:t>23.67</w:t>
            </w:r>
            <w:r>
              <w:rPr>
                <w:rFonts w:ascii="Times New Roman" w:hAnsi="Times New Roman"/>
                <w:color w:val="000000" w:themeColor="text1"/>
                <w:sz w:val="24"/>
                <w:szCs w:val="24"/>
                <w:lang w:val="en-US"/>
              </w:rPr>
              <w:t>%)</w:t>
            </w:r>
          </w:p>
        </w:tc>
      </w:tr>
    </w:tbl>
    <w:p w14:paraId="0D544AD7" w14:textId="77777777" w:rsidR="0067685C" w:rsidRPr="00733741" w:rsidRDefault="0067685C" w:rsidP="0067685C">
      <w:pPr>
        <w:spacing w:line="480" w:lineRule="auto"/>
        <w:rPr>
          <w:rFonts w:ascii="Times New Roman" w:hAnsi="Times New Roman"/>
          <w:b/>
          <w:sz w:val="24"/>
          <w:szCs w:val="24"/>
        </w:rPr>
      </w:pPr>
      <w:r w:rsidRPr="00733741">
        <w:rPr>
          <w:rFonts w:ascii="Times New Roman" w:hAnsi="Times New Roman"/>
          <w:b/>
          <w:sz w:val="24"/>
          <w:szCs w:val="24"/>
        </w:rPr>
        <w:t>Source: Field Survey 2025</w:t>
      </w:r>
    </w:p>
    <w:p w14:paraId="0227F296" w14:textId="5164242F" w:rsidR="002E1654" w:rsidRDefault="00912C47" w:rsidP="00912C47">
      <w:pPr>
        <w:spacing w:line="480" w:lineRule="auto"/>
        <w:rPr>
          <w:ins w:id="3" w:author="janefrancess stanley" w:date="2025-06-19T10:51:00Z"/>
          <w:rFonts w:ascii="Times New Roman" w:hAnsi="Times New Roman" w:cs="Times New Roman"/>
          <w:sz w:val="24"/>
          <w:szCs w:val="24"/>
          <w:lang w:val="en-US"/>
        </w:rPr>
      </w:pPr>
      <w:r>
        <w:rPr>
          <w:noProof/>
        </w:rPr>
        <w:drawing>
          <wp:inline distT="0" distB="0" distL="0" distR="0" wp14:anchorId="09CD08F4" wp14:editId="19DD1F02">
            <wp:extent cx="4572000" cy="2743200"/>
            <wp:effectExtent l="0" t="0" r="0" b="0"/>
            <wp:docPr id="4" name="Chart 4">
              <a:extLst xmlns:a="http://schemas.openxmlformats.org/drawingml/2006/main">
                <a:ext uri="{FF2B5EF4-FFF2-40B4-BE49-F238E27FC236}">
                  <a16:creationId xmlns:a16="http://schemas.microsoft.com/office/drawing/2014/main" id="{0DEB3BA6-CCA2-4337-B6DE-EEBB3A3989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C5FFABC" w14:textId="2D42BFDF" w:rsidR="00291853" w:rsidRPr="00291853" w:rsidRDefault="00291853" w:rsidP="00291853">
      <w:pPr>
        <w:shd w:val="clear" w:color="auto" w:fill="FFFFFF"/>
        <w:spacing w:before="240" w:line="480" w:lineRule="auto"/>
        <w:jc w:val="both"/>
        <w:rPr>
          <w:rFonts w:ascii="Times New Roman" w:hAnsi="Times New Roman"/>
          <w:color w:val="000000" w:themeColor="text1"/>
          <w:sz w:val="24"/>
          <w:szCs w:val="24"/>
        </w:rPr>
      </w:pPr>
      <w:r w:rsidRPr="007303B0">
        <w:rPr>
          <w:rFonts w:ascii="Times New Roman" w:hAnsi="Times New Roman"/>
          <w:b/>
          <w:color w:val="000000" w:themeColor="text1"/>
          <w:sz w:val="24"/>
          <w:szCs w:val="24"/>
        </w:rPr>
        <w:t>Fig:</w:t>
      </w:r>
      <w:r>
        <w:rPr>
          <w:rFonts w:ascii="Times New Roman" w:hAnsi="Times New Roman"/>
          <w:b/>
          <w:color w:val="000000" w:themeColor="text1"/>
          <w:sz w:val="24"/>
          <w:szCs w:val="24"/>
          <w:lang w:val="en-US"/>
        </w:rPr>
        <w:t>2</w:t>
      </w:r>
      <w:r w:rsidRPr="007303B0">
        <w:rPr>
          <w:rFonts w:ascii="Times New Roman" w:hAnsi="Times New Roman"/>
          <w:b/>
          <w:color w:val="000000" w:themeColor="text1"/>
          <w:sz w:val="24"/>
          <w:szCs w:val="24"/>
        </w:rPr>
        <w:t>.</w:t>
      </w:r>
      <w:r w:rsidRPr="002345AC">
        <w:t xml:space="preserve"> </w:t>
      </w:r>
      <w:r>
        <w:t xml:space="preserve"> </w:t>
      </w:r>
      <w:r w:rsidRPr="00291853">
        <w:rPr>
          <w:rFonts w:ascii="Times New Roman" w:hAnsi="Times New Roman"/>
          <w:b/>
          <w:color w:val="000000" w:themeColor="text1"/>
          <w:sz w:val="24"/>
          <w:szCs w:val="24"/>
        </w:rPr>
        <w:t>Awareness of Social Media as a Source of HPV Vaccination Information</w:t>
      </w:r>
    </w:p>
    <w:p w14:paraId="1A0CF28A" w14:textId="3A9DA216" w:rsidR="00912C47" w:rsidRPr="00912C47" w:rsidRDefault="00912C47" w:rsidP="00912C47">
      <w:pPr>
        <w:spacing w:line="480" w:lineRule="auto"/>
        <w:jc w:val="both"/>
        <w:rPr>
          <w:rFonts w:ascii="Times New Roman" w:hAnsi="Times New Roman" w:cs="Times New Roman"/>
          <w:sz w:val="24"/>
          <w:szCs w:val="24"/>
          <w:lang w:val="en-US"/>
        </w:rPr>
      </w:pPr>
      <w:r w:rsidRPr="00912C47">
        <w:rPr>
          <w:rFonts w:ascii="Times New Roman" w:hAnsi="Times New Roman" w:cs="Times New Roman"/>
          <w:sz w:val="24"/>
          <w:szCs w:val="24"/>
          <w:lang w:val="en-US"/>
        </w:rPr>
        <w:t xml:space="preserve">This section assesses the extent to which respondents recognize and engage with social media platforms as channels for accessing information about HPV vaccination. The results indicate a </w:t>
      </w:r>
      <w:r w:rsidRPr="00912C47">
        <w:rPr>
          <w:rFonts w:ascii="Times New Roman" w:hAnsi="Times New Roman" w:cs="Times New Roman"/>
          <w:sz w:val="24"/>
          <w:szCs w:val="24"/>
          <w:lang w:val="en-US"/>
        </w:rPr>
        <w:lastRenderedPageBreak/>
        <w:t>generally high level of awareness and interaction with social media in relation to vaccine-related content.</w:t>
      </w:r>
    </w:p>
    <w:p w14:paraId="7E7DEECF" w14:textId="02FF0CF3" w:rsidR="00912C47" w:rsidRPr="00912C47" w:rsidRDefault="00912C47" w:rsidP="00912C47">
      <w:pPr>
        <w:spacing w:line="480" w:lineRule="auto"/>
        <w:jc w:val="both"/>
        <w:rPr>
          <w:rFonts w:ascii="Times New Roman" w:hAnsi="Times New Roman" w:cs="Times New Roman"/>
          <w:sz w:val="24"/>
          <w:szCs w:val="24"/>
          <w:lang w:val="en-US"/>
        </w:rPr>
      </w:pPr>
      <w:r w:rsidRPr="00912C47">
        <w:rPr>
          <w:rFonts w:ascii="Times New Roman" w:hAnsi="Times New Roman" w:cs="Times New Roman"/>
          <w:sz w:val="24"/>
          <w:szCs w:val="24"/>
          <w:lang w:val="en-US"/>
        </w:rPr>
        <w:t>A significant majority of respondents (52.67%) strongly agree and 33.33% agree that they are aware social media can be used to access vaccination information, amounting to an overwhelming 86% who acknowledge this role. This highlights social media’s growing presence in health communication. Similarly, 77.67% (combining strongly agree and agree) of respondents believe social media is a reliable source of healthcare information about vaccines, although 22.33% express skepticism, suggesting a need for better content regulation and accuracy from health authorities.</w:t>
      </w:r>
    </w:p>
    <w:p w14:paraId="3118068A" w14:textId="250D8D2E" w:rsidR="00912C47" w:rsidRPr="00912C47" w:rsidRDefault="00912C47" w:rsidP="00912C47">
      <w:pPr>
        <w:spacing w:line="480" w:lineRule="auto"/>
        <w:jc w:val="both"/>
        <w:rPr>
          <w:rFonts w:ascii="Times New Roman" w:hAnsi="Times New Roman" w:cs="Times New Roman"/>
          <w:sz w:val="24"/>
          <w:szCs w:val="24"/>
          <w:lang w:val="en-US"/>
        </w:rPr>
      </w:pPr>
      <w:r w:rsidRPr="00912C47">
        <w:rPr>
          <w:rFonts w:ascii="Times New Roman" w:hAnsi="Times New Roman" w:cs="Times New Roman"/>
          <w:sz w:val="24"/>
          <w:szCs w:val="24"/>
          <w:lang w:val="en-US"/>
        </w:rPr>
        <w:t>Regarding institutional use, 64.33% of respondents affirm that health agencies in Nigeria utilize social media for vaccination campaigns, while 33.33% disagree, revealing a possible communication gap or limited visibility of official public health messages on these platforms. Notably, 98.34% of respondents confirm they have seen vaccination information on platforms like Facebook, WhatsApp, or Instagram, signifying wide reach and active dissemination of content via social media.</w:t>
      </w:r>
      <w:r>
        <w:rPr>
          <w:rFonts w:ascii="Times New Roman" w:hAnsi="Times New Roman" w:cs="Times New Roman"/>
          <w:sz w:val="24"/>
          <w:szCs w:val="24"/>
          <w:lang w:val="en-US"/>
        </w:rPr>
        <w:t xml:space="preserve"> </w:t>
      </w:r>
      <w:r w:rsidRPr="00912C47">
        <w:rPr>
          <w:rFonts w:ascii="Times New Roman" w:hAnsi="Times New Roman" w:cs="Times New Roman"/>
          <w:sz w:val="24"/>
          <w:szCs w:val="24"/>
          <w:lang w:val="en-US"/>
        </w:rPr>
        <w:t>When asked about the impact of social media on awareness of government vaccination programs in Lagos, 69.67% agree that these platforms have contributed positively. However, 30.34% remain unconvinced, indicating mixed perceptions about the actual effectiveness of such campaigns.</w:t>
      </w:r>
      <w:r>
        <w:rPr>
          <w:rFonts w:ascii="Times New Roman" w:hAnsi="Times New Roman" w:cs="Times New Roman"/>
          <w:sz w:val="24"/>
          <w:szCs w:val="24"/>
          <w:lang w:val="en-US"/>
        </w:rPr>
        <w:t xml:space="preserve"> </w:t>
      </w:r>
    </w:p>
    <w:p w14:paraId="3380F9F3" w14:textId="61B3640B" w:rsidR="00912C47" w:rsidRPr="00912C47" w:rsidRDefault="00912C47" w:rsidP="00912C47">
      <w:pPr>
        <w:spacing w:line="480" w:lineRule="auto"/>
        <w:jc w:val="both"/>
        <w:rPr>
          <w:rFonts w:ascii="Times New Roman" w:hAnsi="Times New Roman" w:cs="Times New Roman"/>
          <w:sz w:val="24"/>
          <w:szCs w:val="24"/>
          <w:lang w:val="en-US"/>
        </w:rPr>
      </w:pPr>
      <w:r w:rsidRPr="00912C47">
        <w:rPr>
          <w:rFonts w:ascii="Times New Roman" w:hAnsi="Times New Roman" w:cs="Times New Roman"/>
          <w:sz w:val="24"/>
          <w:szCs w:val="24"/>
          <w:lang w:val="en-US"/>
        </w:rPr>
        <w:t>In terms of personal benefit, only 55.66% of respondents agree that social media updates have kept them informed about immunization exercises, while 44.33% either disagree or strongly disagree, suggesting inconsistent engagement or visibility of such content. Furthermore, 61% report learning about at least one vaccination program in Alimosho through social media, confirming its role in local information dissemination.</w:t>
      </w:r>
    </w:p>
    <w:p w14:paraId="377BA6DD" w14:textId="008B9310" w:rsidR="00912C47" w:rsidRPr="00912C47" w:rsidRDefault="00912C47" w:rsidP="00912C47">
      <w:pPr>
        <w:spacing w:line="480" w:lineRule="auto"/>
        <w:jc w:val="both"/>
        <w:rPr>
          <w:rFonts w:ascii="Times New Roman" w:hAnsi="Times New Roman" w:cs="Times New Roman"/>
          <w:sz w:val="24"/>
          <w:szCs w:val="24"/>
          <w:lang w:val="en-US"/>
        </w:rPr>
      </w:pPr>
      <w:r w:rsidRPr="00912C47">
        <w:rPr>
          <w:rFonts w:ascii="Times New Roman" w:hAnsi="Times New Roman" w:cs="Times New Roman"/>
          <w:sz w:val="24"/>
          <w:szCs w:val="24"/>
          <w:lang w:val="en-US"/>
        </w:rPr>
        <w:lastRenderedPageBreak/>
        <w:t>Lastly, while 59.67% of respondents affirm that social media has enhanced their understanding of childhood immunization, a significant 40.34% either disagree or strongly disagree. This implies that while social media has potential as a health education tool, its content may not always translate to improved knowledge or comprehension for all users.</w:t>
      </w:r>
    </w:p>
    <w:p w14:paraId="6B52866A" w14:textId="1DBD41A2" w:rsidR="002E1654" w:rsidRDefault="00912C47" w:rsidP="00912C47">
      <w:pPr>
        <w:spacing w:line="480" w:lineRule="auto"/>
        <w:jc w:val="both"/>
        <w:rPr>
          <w:ins w:id="4" w:author="janefrancess stanley" w:date="2025-06-19T10:51:00Z"/>
          <w:rFonts w:ascii="Times New Roman" w:hAnsi="Times New Roman" w:cs="Times New Roman"/>
          <w:sz w:val="24"/>
          <w:szCs w:val="24"/>
          <w:lang w:val="en-US"/>
        </w:rPr>
      </w:pPr>
      <w:r w:rsidRPr="00912C47">
        <w:rPr>
          <w:rFonts w:ascii="Times New Roman" w:hAnsi="Times New Roman" w:cs="Times New Roman"/>
          <w:sz w:val="24"/>
          <w:szCs w:val="24"/>
          <w:lang w:val="en-US"/>
        </w:rPr>
        <w:t>In summary, the findings underscore the centrality of social media in health information sharing, though challenges persist in ensuring content reliability, engagement, and depth of understanding among target populations in Alimosho LGA.</w:t>
      </w:r>
    </w:p>
    <w:p w14:paraId="668A0347" w14:textId="77777777" w:rsidR="002E1654" w:rsidRPr="00291853" w:rsidRDefault="002E1654" w:rsidP="007073E2">
      <w:pPr>
        <w:spacing w:line="480" w:lineRule="auto"/>
        <w:jc w:val="center"/>
        <w:rPr>
          <w:ins w:id="5" w:author="janefrancess stanley" w:date="2025-06-19T10:51:00Z"/>
          <w:rFonts w:ascii="Times New Roman" w:hAnsi="Times New Roman" w:cs="Times New Roman"/>
          <w:sz w:val="10"/>
          <w:szCs w:val="24"/>
          <w:lang w:val="en-US"/>
        </w:rPr>
      </w:pPr>
    </w:p>
    <w:p w14:paraId="3C51EC7F" w14:textId="6D910695" w:rsidR="00912C47" w:rsidRDefault="00912C47" w:rsidP="00912C47">
      <w:pPr>
        <w:shd w:val="clear" w:color="auto" w:fill="FFFFFF"/>
        <w:spacing w:before="240" w:line="480" w:lineRule="auto"/>
        <w:jc w:val="both"/>
        <w:rPr>
          <w:rFonts w:ascii="Times New Roman" w:eastAsia="Times New Roman" w:hAnsi="Times New Roman" w:cs="SimSun"/>
          <w:bCs/>
          <w:color w:val="000000" w:themeColor="text1"/>
          <w:kern w:val="2"/>
          <w:sz w:val="24"/>
          <w:szCs w:val="24"/>
          <w:lang/>
        </w:rPr>
      </w:pPr>
      <w:r w:rsidRPr="00862546">
        <w:rPr>
          <w:rFonts w:ascii="Times New Roman" w:eastAsia="Times New Roman" w:hAnsi="Times New Roman" w:cs="SimSun"/>
          <w:b/>
          <w:bCs/>
          <w:color w:val="000000" w:themeColor="text1"/>
          <w:kern w:val="2"/>
          <w:sz w:val="24"/>
          <w:szCs w:val="24"/>
          <w:lang/>
        </w:rPr>
        <w:t xml:space="preserve">Research Question: </w:t>
      </w:r>
      <w:r w:rsidR="00CC350C">
        <w:rPr>
          <w:rFonts w:ascii="Times New Roman" w:eastAsia="Times New Roman" w:hAnsi="Times New Roman" w:cs="SimSun"/>
          <w:b/>
          <w:bCs/>
          <w:color w:val="000000" w:themeColor="text1"/>
          <w:kern w:val="2"/>
          <w:sz w:val="24"/>
          <w:szCs w:val="24"/>
          <w:lang w:val="en-US"/>
        </w:rPr>
        <w:t>2</w:t>
      </w:r>
      <w:r w:rsidRPr="00862546">
        <w:rPr>
          <w:rFonts w:ascii="Times New Roman" w:eastAsia="Times New Roman" w:hAnsi="Times New Roman" w:cs="SimSun"/>
          <w:b/>
          <w:bCs/>
          <w:color w:val="000000" w:themeColor="text1"/>
          <w:kern w:val="2"/>
          <w:sz w:val="24"/>
          <w:szCs w:val="24"/>
          <w:lang/>
        </w:rPr>
        <w:t xml:space="preserve">. </w:t>
      </w:r>
      <w:r w:rsidRPr="00912C47">
        <w:rPr>
          <w:rFonts w:ascii="Times New Roman" w:eastAsia="Times New Roman" w:hAnsi="Times New Roman" w:cs="SimSun"/>
          <w:bCs/>
          <w:color w:val="000000" w:themeColor="text1"/>
          <w:kern w:val="2"/>
          <w:sz w:val="24"/>
          <w:szCs w:val="24"/>
          <w:lang/>
        </w:rPr>
        <w:t>To what extent do residents of Alimosho Local Government adopt social media for seeking vaccination and immunization information?</w:t>
      </w:r>
    </w:p>
    <w:p w14:paraId="0D691F94" w14:textId="440F7287" w:rsidR="00912C47" w:rsidRDefault="00912C47" w:rsidP="00912C47">
      <w:pPr>
        <w:shd w:val="clear" w:color="auto" w:fill="FFFFFF"/>
        <w:spacing w:before="240" w:line="480" w:lineRule="auto"/>
        <w:jc w:val="both"/>
        <w:rPr>
          <w:rFonts w:ascii="Times New Roman" w:eastAsia="Times New Roman" w:hAnsi="Times New Roman" w:cs="SimSun"/>
          <w:b/>
          <w:bCs/>
          <w:color w:val="000000" w:themeColor="text1"/>
          <w:kern w:val="2"/>
          <w:sz w:val="24"/>
          <w:szCs w:val="24"/>
          <w:lang/>
        </w:rPr>
      </w:pPr>
      <w:r w:rsidRPr="00862546">
        <w:rPr>
          <w:rFonts w:ascii="Times New Roman" w:eastAsia="Times New Roman" w:hAnsi="Times New Roman" w:cs="SimSun"/>
          <w:b/>
          <w:bCs/>
          <w:color w:val="000000" w:themeColor="text1"/>
          <w:kern w:val="2"/>
          <w:sz w:val="24"/>
          <w:szCs w:val="24"/>
          <w:lang/>
        </w:rPr>
        <w:t>Table 4.</w:t>
      </w:r>
      <w:r w:rsidR="00CC350C">
        <w:rPr>
          <w:rFonts w:ascii="Times New Roman" w:eastAsia="Times New Roman" w:hAnsi="Times New Roman" w:cs="SimSun"/>
          <w:b/>
          <w:bCs/>
          <w:color w:val="000000" w:themeColor="text1"/>
          <w:kern w:val="2"/>
          <w:sz w:val="24"/>
          <w:szCs w:val="24"/>
          <w:lang w:val="en-US"/>
        </w:rPr>
        <w:t>3</w:t>
      </w:r>
      <w:r w:rsidRPr="00862546">
        <w:rPr>
          <w:rFonts w:ascii="Times New Roman" w:eastAsia="Times New Roman" w:hAnsi="Times New Roman" w:cs="SimSun"/>
          <w:b/>
          <w:bCs/>
          <w:color w:val="000000" w:themeColor="text1"/>
          <w:kern w:val="2"/>
          <w:sz w:val="24"/>
          <w:szCs w:val="24"/>
          <w:lang/>
        </w:rPr>
        <w:t xml:space="preserve">: </w:t>
      </w:r>
      <w:r w:rsidRPr="00912C47">
        <w:rPr>
          <w:rFonts w:ascii="Times New Roman" w:eastAsia="Times New Roman" w:hAnsi="Times New Roman" w:cs="SimSun"/>
          <w:b/>
          <w:bCs/>
          <w:color w:val="000000" w:themeColor="text1"/>
          <w:kern w:val="2"/>
          <w:sz w:val="24"/>
          <w:szCs w:val="24"/>
          <w:lang/>
        </w:rPr>
        <w:t>Adoption and Usage of Social Media for HPV Vaccination Information</w:t>
      </w:r>
    </w:p>
    <w:tbl>
      <w:tblPr>
        <w:tblStyle w:val="TableGrid"/>
        <w:tblW w:w="9811" w:type="dxa"/>
        <w:tblInd w:w="-289" w:type="dxa"/>
        <w:tblLook w:val="04A0" w:firstRow="1" w:lastRow="0" w:firstColumn="1" w:lastColumn="0" w:noHBand="0" w:noVBand="1"/>
      </w:tblPr>
      <w:tblGrid>
        <w:gridCol w:w="2404"/>
        <w:gridCol w:w="2019"/>
        <w:gridCol w:w="1934"/>
        <w:gridCol w:w="1727"/>
        <w:gridCol w:w="1727"/>
      </w:tblGrid>
      <w:tr w:rsidR="00912C47" w:rsidRPr="00862546" w14:paraId="746978BA" w14:textId="77777777" w:rsidTr="008C4EF0">
        <w:trPr>
          <w:trHeight w:val="722"/>
        </w:trPr>
        <w:tc>
          <w:tcPr>
            <w:tcW w:w="2404" w:type="dxa"/>
          </w:tcPr>
          <w:p w14:paraId="14ED2A63" w14:textId="77777777" w:rsidR="00912C47" w:rsidRPr="00862546" w:rsidRDefault="00912C47" w:rsidP="008C4EF0">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val="en-US"/>
              </w:rPr>
              <w:t>Questions</w:t>
            </w:r>
          </w:p>
        </w:tc>
        <w:tc>
          <w:tcPr>
            <w:tcW w:w="2019" w:type="dxa"/>
          </w:tcPr>
          <w:p w14:paraId="697FE597" w14:textId="77777777" w:rsidR="00912C47" w:rsidRPr="00862546" w:rsidRDefault="00912C47" w:rsidP="008C4EF0">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val="en-US"/>
              </w:rPr>
              <w:t>Strongly Agree</w:t>
            </w:r>
          </w:p>
        </w:tc>
        <w:tc>
          <w:tcPr>
            <w:tcW w:w="1934" w:type="dxa"/>
          </w:tcPr>
          <w:p w14:paraId="6A97B296" w14:textId="77777777" w:rsidR="00912C47" w:rsidRPr="00862546" w:rsidRDefault="00912C47" w:rsidP="008C4EF0">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rPr>
              <w:t>Agree</w:t>
            </w:r>
          </w:p>
        </w:tc>
        <w:tc>
          <w:tcPr>
            <w:tcW w:w="1727" w:type="dxa"/>
          </w:tcPr>
          <w:p w14:paraId="58AB1170" w14:textId="77777777" w:rsidR="00912C47" w:rsidRPr="00862546" w:rsidRDefault="00912C47" w:rsidP="008C4EF0">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val="en-US"/>
              </w:rPr>
              <w:t>Disagree</w:t>
            </w:r>
          </w:p>
        </w:tc>
        <w:tc>
          <w:tcPr>
            <w:tcW w:w="1727" w:type="dxa"/>
          </w:tcPr>
          <w:p w14:paraId="35C8D393" w14:textId="77777777" w:rsidR="00912C47" w:rsidRPr="00862546" w:rsidRDefault="00912C47" w:rsidP="008C4EF0">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val="en-US"/>
              </w:rPr>
              <w:t>Strongly Disagree</w:t>
            </w:r>
          </w:p>
        </w:tc>
      </w:tr>
      <w:tr w:rsidR="00912C47" w:rsidRPr="00862546" w14:paraId="5679ADE3" w14:textId="77777777" w:rsidTr="008C4EF0">
        <w:trPr>
          <w:trHeight w:val="1487"/>
        </w:trPr>
        <w:tc>
          <w:tcPr>
            <w:tcW w:w="2404" w:type="dxa"/>
          </w:tcPr>
          <w:p w14:paraId="0D497EF8" w14:textId="6A4F22F4" w:rsidR="00912C47" w:rsidRPr="00AE291B" w:rsidRDefault="00A942E8" w:rsidP="008C4EF0">
            <w:pPr>
              <w:spacing w:line="480" w:lineRule="auto"/>
              <w:jc w:val="both"/>
              <w:rPr>
                <w:rFonts w:ascii="Times New Roman" w:hAnsi="Times New Roman"/>
                <w:color w:val="000000" w:themeColor="text1"/>
                <w:lang w:val="en-US"/>
              </w:rPr>
            </w:pPr>
            <w:r w:rsidRPr="00A942E8">
              <w:rPr>
                <w:rFonts w:ascii="Times New Roman" w:hAnsi="Times New Roman"/>
                <w:color w:val="000000" w:themeColor="text1"/>
                <w:lang w:val="en-US"/>
              </w:rPr>
              <w:t>I regularly use social media to search for information on immunizations and vaccines.</w:t>
            </w:r>
          </w:p>
        </w:tc>
        <w:tc>
          <w:tcPr>
            <w:tcW w:w="2019" w:type="dxa"/>
          </w:tcPr>
          <w:p w14:paraId="5798AC43" w14:textId="13196235"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w:t>
            </w:r>
            <w:r w:rsidR="00B36618">
              <w:rPr>
                <w:rFonts w:ascii="Times New Roman" w:hAnsi="Times New Roman"/>
                <w:color w:val="000000" w:themeColor="text1"/>
                <w:sz w:val="24"/>
                <w:szCs w:val="24"/>
                <w:lang w:val="en-US"/>
              </w:rPr>
              <w:t>26</w:t>
            </w:r>
          </w:p>
          <w:p w14:paraId="17155AB6" w14:textId="660EA25C" w:rsidR="00912C47" w:rsidRPr="00862546"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42</w:t>
            </w:r>
            <w:r>
              <w:rPr>
                <w:rFonts w:ascii="Times New Roman" w:hAnsi="Times New Roman"/>
                <w:color w:val="000000" w:themeColor="text1"/>
                <w:sz w:val="24"/>
                <w:szCs w:val="24"/>
                <w:lang w:val="en-US"/>
              </w:rPr>
              <w:t>%)</w:t>
            </w:r>
          </w:p>
        </w:tc>
        <w:tc>
          <w:tcPr>
            <w:tcW w:w="1934" w:type="dxa"/>
          </w:tcPr>
          <w:p w14:paraId="2945BFD3" w14:textId="36BE3EB6"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w:t>
            </w:r>
            <w:r w:rsidR="00B36618">
              <w:rPr>
                <w:rFonts w:ascii="Times New Roman" w:hAnsi="Times New Roman"/>
                <w:color w:val="000000" w:themeColor="text1"/>
                <w:sz w:val="24"/>
                <w:szCs w:val="24"/>
                <w:lang w:val="en-US"/>
              </w:rPr>
              <w:t>06</w:t>
            </w:r>
          </w:p>
          <w:p w14:paraId="73DCD4F8" w14:textId="5A446A16" w:rsidR="00912C47" w:rsidRPr="00862546"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35.33</w:t>
            </w:r>
            <w:r>
              <w:rPr>
                <w:rFonts w:ascii="Times New Roman" w:hAnsi="Times New Roman"/>
                <w:color w:val="000000" w:themeColor="text1"/>
                <w:sz w:val="24"/>
                <w:szCs w:val="24"/>
                <w:lang w:val="en-US"/>
              </w:rPr>
              <w:t>%)</w:t>
            </w:r>
          </w:p>
        </w:tc>
        <w:tc>
          <w:tcPr>
            <w:tcW w:w="1727" w:type="dxa"/>
          </w:tcPr>
          <w:p w14:paraId="79E32DB2" w14:textId="3FAA6062" w:rsidR="00912C47" w:rsidRDefault="00B36618"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60</w:t>
            </w:r>
          </w:p>
          <w:p w14:paraId="1B5CEC65" w14:textId="7487771A" w:rsidR="00912C47" w:rsidRPr="00862546"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20</w:t>
            </w:r>
            <w:r>
              <w:rPr>
                <w:rFonts w:ascii="Times New Roman" w:hAnsi="Times New Roman"/>
                <w:color w:val="000000" w:themeColor="text1"/>
                <w:sz w:val="24"/>
                <w:szCs w:val="24"/>
                <w:lang w:val="en-US"/>
              </w:rPr>
              <w:t>%)</w:t>
            </w:r>
          </w:p>
        </w:tc>
        <w:tc>
          <w:tcPr>
            <w:tcW w:w="1727" w:type="dxa"/>
          </w:tcPr>
          <w:p w14:paraId="56E5935D" w14:textId="6DAA21C9" w:rsidR="00912C47" w:rsidRDefault="00B36618"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8</w:t>
            </w:r>
          </w:p>
          <w:p w14:paraId="40534B39" w14:textId="31CD58BC" w:rsidR="00912C47" w:rsidRPr="00862546"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2.67</w:t>
            </w:r>
            <w:r>
              <w:rPr>
                <w:rFonts w:ascii="Times New Roman" w:hAnsi="Times New Roman"/>
                <w:color w:val="000000" w:themeColor="text1"/>
                <w:sz w:val="24"/>
                <w:szCs w:val="24"/>
                <w:lang w:val="en-US"/>
              </w:rPr>
              <w:t>%)</w:t>
            </w:r>
          </w:p>
        </w:tc>
      </w:tr>
      <w:tr w:rsidR="00912C47" w:rsidRPr="00862546" w14:paraId="1EDF8E50" w14:textId="77777777" w:rsidTr="008C4EF0">
        <w:trPr>
          <w:trHeight w:val="365"/>
        </w:trPr>
        <w:tc>
          <w:tcPr>
            <w:tcW w:w="2404" w:type="dxa"/>
          </w:tcPr>
          <w:p w14:paraId="1510B1B0" w14:textId="3360B4EA" w:rsidR="00912C47" w:rsidRPr="00862546" w:rsidRDefault="00A942E8" w:rsidP="008C4EF0">
            <w:pPr>
              <w:spacing w:line="480" w:lineRule="auto"/>
              <w:jc w:val="both"/>
              <w:rPr>
                <w:rFonts w:ascii="Times New Roman" w:hAnsi="Times New Roman"/>
                <w:color w:val="000000" w:themeColor="text1"/>
                <w:sz w:val="24"/>
                <w:szCs w:val="24"/>
                <w:lang w:val="en-US"/>
              </w:rPr>
            </w:pPr>
            <w:r w:rsidRPr="00A942E8">
              <w:rPr>
                <w:rFonts w:ascii="Times New Roman" w:hAnsi="Times New Roman"/>
                <w:color w:val="000000" w:themeColor="text1"/>
                <w:sz w:val="24"/>
                <w:szCs w:val="24"/>
                <w:lang w:val="en-US"/>
              </w:rPr>
              <w:t>I trust information about vaccines that I find on social media more than on traditional media (TV, radio, newspapers).</w:t>
            </w:r>
          </w:p>
        </w:tc>
        <w:tc>
          <w:tcPr>
            <w:tcW w:w="2019" w:type="dxa"/>
          </w:tcPr>
          <w:p w14:paraId="3C7D66B5" w14:textId="0F0E8C6D" w:rsidR="00912C47" w:rsidRDefault="00B36618"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55</w:t>
            </w:r>
          </w:p>
          <w:p w14:paraId="31DA0951" w14:textId="0FABC4BD" w:rsidR="00912C47" w:rsidRPr="00862546" w:rsidRDefault="00912C47"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18.33</w:t>
            </w:r>
            <w:r>
              <w:rPr>
                <w:rFonts w:ascii="Times New Roman" w:hAnsi="Times New Roman"/>
                <w:color w:val="000000" w:themeColor="text1"/>
                <w:sz w:val="24"/>
                <w:szCs w:val="24"/>
                <w:lang w:val="en-US"/>
              </w:rPr>
              <w:t>%)</w:t>
            </w:r>
          </w:p>
        </w:tc>
        <w:tc>
          <w:tcPr>
            <w:tcW w:w="1934" w:type="dxa"/>
          </w:tcPr>
          <w:p w14:paraId="14A440EB"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98</w:t>
            </w:r>
          </w:p>
          <w:p w14:paraId="7C5B3EB3" w14:textId="6752DF9E" w:rsidR="00912C47" w:rsidRPr="00862546" w:rsidRDefault="00912C47"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32.67</w:t>
            </w:r>
            <w:r>
              <w:rPr>
                <w:rFonts w:ascii="Times New Roman" w:hAnsi="Times New Roman"/>
                <w:color w:val="000000" w:themeColor="text1"/>
                <w:sz w:val="24"/>
                <w:szCs w:val="24"/>
                <w:lang w:val="en-US"/>
              </w:rPr>
              <w:t>%)</w:t>
            </w:r>
          </w:p>
        </w:tc>
        <w:tc>
          <w:tcPr>
            <w:tcW w:w="1727" w:type="dxa"/>
          </w:tcPr>
          <w:p w14:paraId="5381563B" w14:textId="23E7BE25" w:rsidR="00912C47" w:rsidRDefault="00B36618"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100</w:t>
            </w:r>
          </w:p>
          <w:p w14:paraId="23D6035B" w14:textId="60762C75" w:rsidR="00912C47" w:rsidRPr="00862546" w:rsidRDefault="00912C47"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33.33</w:t>
            </w:r>
            <w:r>
              <w:rPr>
                <w:rFonts w:ascii="Times New Roman" w:hAnsi="Times New Roman"/>
                <w:color w:val="000000" w:themeColor="text1"/>
                <w:sz w:val="24"/>
                <w:szCs w:val="24"/>
                <w:lang w:val="en-US"/>
              </w:rPr>
              <w:t>%)</w:t>
            </w:r>
          </w:p>
        </w:tc>
        <w:tc>
          <w:tcPr>
            <w:tcW w:w="1727" w:type="dxa"/>
          </w:tcPr>
          <w:p w14:paraId="644B7F71" w14:textId="1CB7AAA6" w:rsidR="00912C47" w:rsidRDefault="00B36618"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47</w:t>
            </w:r>
          </w:p>
          <w:p w14:paraId="3F64F388" w14:textId="44D6B907" w:rsidR="00912C47" w:rsidRPr="00862546" w:rsidRDefault="00912C47"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15.67</w:t>
            </w:r>
            <w:r>
              <w:rPr>
                <w:rFonts w:ascii="Times New Roman" w:hAnsi="Times New Roman"/>
                <w:color w:val="000000" w:themeColor="text1"/>
                <w:sz w:val="24"/>
                <w:szCs w:val="24"/>
                <w:lang w:val="en-US"/>
              </w:rPr>
              <w:t>%)</w:t>
            </w:r>
          </w:p>
        </w:tc>
      </w:tr>
      <w:tr w:rsidR="00912C47" w:rsidRPr="00862546" w14:paraId="7AB80217" w14:textId="77777777" w:rsidTr="008C4EF0">
        <w:trPr>
          <w:trHeight w:val="355"/>
        </w:trPr>
        <w:tc>
          <w:tcPr>
            <w:tcW w:w="2404" w:type="dxa"/>
          </w:tcPr>
          <w:p w14:paraId="016347BE" w14:textId="2C65B7D0" w:rsidR="00912C47" w:rsidRPr="00862546" w:rsidRDefault="000E4F30" w:rsidP="008C4EF0">
            <w:pPr>
              <w:spacing w:line="480" w:lineRule="auto"/>
              <w:jc w:val="both"/>
              <w:rPr>
                <w:rFonts w:ascii="Times New Roman" w:hAnsi="Times New Roman"/>
                <w:color w:val="000000" w:themeColor="text1"/>
                <w:sz w:val="24"/>
                <w:szCs w:val="24"/>
                <w:lang w:val="en-US"/>
              </w:rPr>
            </w:pPr>
            <w:r w:rsidRPr="000E4F30">
              <w:rPr>
                <w:rFonts w:ascii="Times New Roman" w:hAnsi="Times New Roman"/>
                <w:color w:val="000000" w:themeColor="text1"/>
                <w:sz w:val="24"/>
                <w:szCs w:val="24"/>
                <w:lang w:val="en-US"/>
              </w:rPr>
              <w:lastRenderedPageBreak/>
              <w:t>I follow pages or groups related to health or vaccination campaigns on social media.</w:t>
            </w:r>
          </w:p>
        </w:tc>
        <w:tc>
          <w:tcPr>
            <w:tcW w:w="2019" w:type="dxa"/>
          </w:tcPr>
          <w:p w14:paraId="58C3EBBC"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115</w:t>
            </w:r>
          </w:p>
          <w:p w14:paraId="6F376F7A" w14:textId="77777777" w:rsidR="00912C47" w:rsidRPr="00862546" w:rsidRDefault="00912C47"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(38.33%)</w:t>
            </w:r>
          </w:p>
        </w:tc>
        <w:tc>
          <w:tcPr>
            <w:tcW w:w="1934" w:type="dxa"/>
          </w:tcPr>
          <w:p w14:paraId="3CBC7B01"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78</w:t>
            </w:r>
          </w:p>
          <w:p w14:paraId="25C7AD8E" w14:textId="77777777" w:rsidR="00912C47" w:rsidRPr="00862546" w:rsidRDefault="00912C47"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(26%)</w:t>
            </w:r>
          </w:p>
        </w:tc>
        <w:tc>
          <w:tcPr>
            <w:tcW w:w="1727" w:type="dxa"/>
          </w:tcPr>
          <w:p w14:paraId="7859F268"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100</w:t>
            </w:r>
          </w:p>
          <w:p w14:paraId="2DB5671C" w14:textId="77777777" w:rsidR="00912C47" w:rsidRPr="00862546" w:rsidRDefault="00912C47"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(33.33%)</w:t>
            </w:r>
          </w:p>
        </w:tc>
        <w:tc>
          <w:tcPr>
            <w:tcW w:w="1727" w:type="dxa"/>
          </w:tcPr>
          <w:p w14:paraId="2341633B"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w:t>
            </w:r>
          </w:p>
          <w:p w14:paraId="1E88A1E8" w14:textId="77777777" w:rsidR="00912C47" w:rsidRPr="00862546" w:rsidRDefault="00912C47"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(2.33%)</w:t>
            </w:r>
          </w:p>
        </w:tc>
      </w:tr>
      <w:tr w:rsidR="00912C47" w:rsidRPr="00862546" w14:paraId="431A5D16" w14:textId="77777777" w:rsidTr="008C4EF0">
        <w:trPr>
          <w:trHeight w:val="365"/>
        </w:trPr>
        <w:tc>
          <w:tcPr>
            <w:tcW w:w="2404" w:type="dxa"/>
          </w:tcPr>
          <w:p w14:paraId="00353122" w14:textId="695192BF" w:rsidR="00912C47" w:rsidRPr="00862546" w:rsidRDefault="000E4F30" w:rsidP="008C4EF0">
            <w:pPr>
              <w:spacing w:line="480" w:lineRule="auto"/>
              <w:jc w:val="both"/>
              <w:rPr>
                <w:rFonts w:ascii="Times New Roman" w:hAnsi="Times New Roman"/>
                <w:color w:val="000000" w:themeColor="text1"/>
                <w:sz w:val="24"/>
                <w:szCs w:val="24"/>
                <w:lang w:val="en-US"/>
              </w:rPr>
            </w:pPr>
            <w:r w:rsidRPr="000E4F30">
              <w:rPr>
                <w:rFonts w:ascii="Times New Roman" w:hAnsi="Times New Roman"/>
                <w:color w:val="000000" w:themeColor="text1"/>
                <w:sz w:val="24"/>
                <w:szCs w:val="24"/>
                <w:lang w:val="en-US"/>
              </w:rPr>
              <w:t>I have participated in online discussions or chats regarding vaccines.</w:t>
            </w:r>
          </w:p>
        </w:tc>
        <w:tc>
          <w:tcPr>
            <w:tcW w:w="2019" w:type="dxa"/>
          </w:tcPr>
          <w:p w14:paraId="13AA93BC" w14:textId="4CBFCC8E" w:rsidR="00912C47" w:rsidRDefault="00B36618"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99</w:t>
            </w:r>
          </w:p>
          <w:p w14:paraId="11F2577C" w14:textId="64D01D40" w:rsidR="00912C47" w:rsidRPr="00862546" w:rsidRDefault="00912C47"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33</w:t>
            </w:r>
            <w:r>
              <w:rPr>
                <w:rFonts w:ascii="Times New Roman" w:hAnsi="Times New Roman"/>
                <w:color w:val="000000" w:themeColor="text1"/>
                <w:sz w:val="24"/>
                <w:szCs w:val="24"/>
                <w:lang w:val="en-US"/>
              </w:rPr>
              <w:t>%)</w:t>
            </w:r>
          </w:p>
        </w:tc>
        <w:tc>
          <w:tcPr>
            <w:tcW w:w="1934" w:type="dxa"/>
          </w:tcPr>
          <w:p w14:paraId="1912FD22" w14:textId="5F70C50D" w:rsidR="00912C47" w:rsidRDefault="00B36618"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125</w:t>
            </w:r>
          </w:p>
          <w:p w14:paraId="0885B928" w14:textId="5128952D" w:rsidR="00912C47" w:rsidRPr="00862546" w:rsidRDefault="00912C47"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41.67</w:t>
            </w:r>
            <w:r>
              <w:rPr>
                <w:rFonts w:ascii="Times New Roman" w:hAnsi="Times New Roman"/>
                <w:color w:val="000000" w:themeColor="text1"/>
                <w:sz w:val="24"/>
                <w:szCs w:val="24"/>
                <w:lang w:val="en-US"/>
              </w:rPr>
              <w:t>%)</w:t>
            </w:r>
          </w:p>
        </w:tc>
        <w:tc>
          <w:tcPr>
            <w:tcW w:w="1727" w:type="dxa"/>
          </w:tcPr>
          <w:p w14:paraId="0D1CFB39" w14:textId="6C7E8053" w:rsidR="00912C47" w:rsidRDefault="00B36618"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70</w:t>
            </w:r>
          </w:p>
          <w:p w14:paraId="2BDE6E84" w14:textId="045D5247" w:rsidR="00912C47" w:rsidRPr="00862546" w:rsidRDefault="00912C47"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23.33</w:t>
            </w:r>
            <w:r>
              <w:rPr>
                <w:rFonts w:ascii="Times New Roman" w:hAnsi="Times New Roman"/>
                <w:color w:val="000000" w:themeColor="text1"/>
                <w:sz w:val="24"/>
                <w:szCs w:val="24"/>
                <w:lang w:val="en-US"/>
              </w:rPr>
              <w:t>%)</w:t>
            </w:r>
          </w:p>
        </w:tc>
        <w:tc>
          <w:tcPr>
            <w:tcW w:w="1727" w:type="dxa"/>
          </w:tcPr>
          <w:p w14:paraId="0F427B74" w14:textId="4A4F8CE5" w:rsidR="00912C47" w:rsidRDefault="00B36618"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6</w:t>
            </w:r>
          </w:p>
          <w:p w14:paraId="0486D15C" w14:textId="43C65375" w:rsidR="00912C47" w:rsidRPr="00862546" w:rsidRDefault="00912C47"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2</w:t>
            </w:r>
            <w:r>
              <w:rPr>
                <w:rFonts w:ascii="Times New Roman" w:hAnsi="Times New Roman"/>
                <w:color w:val="000000" w:themeColor="text1"/>
                <w:sz w:val="24"/>
                <w:szCs w:val="24"/>
                <w:lang w:val="en-US"/>
              </w:rPr>
              <w:t>%)</w:t>
            </w:r>
          </w:p>
        </w:tc>
      </w:tr>
      <w:tr w:rsidR="00912C47" w:rsidRPr="00862546" w14:paraId="10419820" w14:textId="77777777" w:rsidTr="008C4EF0">
        <w:trPr>
          <w:trHeight w:val="365"/>
        </w:trPr>
        <w:tc>
          <w:tcPr>
            <w:tcW w:w="2404" w:type="dxa"/>
          </w:tcPr>
          <w:p w14:paraId="6571E457" w14:textId="01C975F2" w:rsidR="00912C47" w:rsidRPr="00AE291B" w:rsidRDefault="000E4F30" w:rsidP="008C4EF0">
            <w:pPr>
              <w:spacing w:line="480" w:lineRule="auto"/>
              <w:jc w:val="both"/>
              <w:rPr>
                <w:rFonts w:ascii="Times New Roman" w:hAnsi="Times New Roman"/>
                <w:color w:val="000000" w:themeColor="text1"/>
                <w:sz w:val="24"/>
                <w:szCs w:val="24"/>
              </w:rPr>
            </w:pPr>
            <w:r w:rsidRPr="000E4F30">
              <w:rPr>
                <w:rFonts w:ascii="Times New Roman" w:hAnsi="Times New Roman"/>
                <w:color w:val="000000" w:themeColor="text1"/>
                <w:sz w:val="24"/>
                <w:szCs w:val="24"/>
              </w:rPr>
              <w:t>I have shared or reposted vaccine-related content on my social media platforms.</w:t>
            </w:r>
          </w:p>
        </w:tc>
        <w:tc>
          <w:tcPr>
            <w:tcW w:w="2019" w:type="dxa"/>
          </w:tcPr>
          <w:p w14:paraId="5D51C528" w14:textId="12762126" w:rsidR="00912C47" w:rsidRDefault="00B36618"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71</w:t>
            </w:r>
          </w:p>
          <w:p w14:paraId="25056A6C" w14:textId="484A0448" w:rsidR="00912C47" w:rsidRDefault="00912C47" w:rsidP="008C4EF0">
            <w:pPr>
              <w:jc w:val="both"/>
              <w:rPr>
                <w:rFonts w:ascii="Times New Roman" w:hAnsi="Times New Roman"/>
                <w:color w:val="000000" w:themeColor="text1"/>
                <w:sz w:val="24"/>
                <w:szCs w:val="24"/>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23.67</w:t>
            </w:r>
            <w:r>
              <w:rPr>
                <w:rFonts w:ascii="Times New Roman" w:hAnsi="Times New Roman"/>
                <w:color w:val="000000" w:themeColor="text1"/>
                <w:sz w:val="24"/>
                <w:szCs w:val="24"/>
                <w:lang w:val="en-US"/>
              </w:rPr>
              <w:t>%)</w:t>
            </w:r>
          </w:p>
        </w:tc>
        <w:tc>
          <w:tcPr>
            <w:tcW w:w="1934" w:type="dxa"/>
          </w:tcPr>
          <w:p w14:paraId="5BD0715F"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98</w:t>
            </w:r>
          </w:p>
          <w:p w14:paraId="669A35EE" w14:textId="77777777" w:rsidR="00912C47" w:rsidRDefault="00912C47" w:rsidP="008C4EF0">
            <w:pPr>
              <w:jc w:val="both"/>
              <w:rPr>
                <w:rFonts w:ascii="Times New Roman" w:hAnsi="Times New Roman"/>
                <w:color w:val="000000" w:themeColor="text1"/>
                <w:sz w:val="24"/>
                <w:szCs w:val="24"/>
              </w:rPr>
            </w:pPr>
            <w:r>
              <w:rPr>
                <w:rFonts w:ascii="Times New Roman" w:hAnsi="Times New Roman"/>
                <w:color w:val="000000" w:themeColor="text1"/>
                <w:sz w:val="24"/>
                <w:szCs w:val="24"/>
                <w:lang w:val="en-US"/>
              </w:rPr>
              <w:t>(32.67%)</w:t>
            </w:r>
          </w:p>
        </w:tc>
        <w:tc>
          <w:tcPr>
            <w:tcW w:w="1727" w:type="dxa"/>
          </w:tcPr>
          <w:p w14:paraId="4513E54B" w14:textId="05A7FA9F" w:rsidR="00912C47" w:rsidRDefault="00B36618"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126</w:t>
            </w:r>
          </w:p>
          <w:p w14:paraId="2750556D" w14:textId="6408828E" w:rsidR="00912C47" w:rsidRDefault="00912C47" w:rsidP="008C4EF0">
            <w:pPr>
              <w:jc w:val="both"/>
              <w:rPr>
                <w:rFonts w:ascii="Times New Roman" w:hAnsi="Times New Roman"/>
                <w:color w:val="000000" w:themeColor="text1"/>
                <w:sz w:val="24"/>
                <w:szCs w:val="24"/>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42</w:t>
            </w:r>
            <w:r>
              <w:rPr>
                <w:rFonts w:ascii="Times New Roman" w:hAnsi="Times New Roman"/>
                <w:color w:val="000000" w:themeColor="text1"/>
                <w:sz w:val="24"/>
                <w:szCs w:val="24"/>
                <w:lang w:val="en-US"/>
              </w:rPr>
              <w:t>%)</w:t>
            </w:r>
          </w:p>
        </w:tc>
        <w:tc>
          <w:tcPr>
            <w:tcW w:w="1727" w:type="dxa"/>
          </w:tcPr>
          <w:p w14:paraId="4FE9EEA5" w14:textId="3A1B0ADC" w:rsidR="00912C47" w:rsidRDefault="00B36618"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5</w:t>
            </w:r>
          </w:p>
          <w:p w14:paraId="5C7504AF" w14:textId="637D736D" w:rsidR="00912C47" w:rsidRDefault="00912C47" w:rsidP="008C4EF0">
            <w:pPr>
              <w:jc w:val="both"/>
              <w:rPr>
                <w:rFonts w:ascii="Times New Roman" w:hAnsi="Times New Roman"/>
                <w:color w:val="000000" w:themeColor="text1"/>
                <w:sz w:val="24"/>
                <w:szCs w:val="24"/>
              </w:rPr>
            </w:pPr>
            <w:r>
              <w:rPr>
                <w:rFonts w:ascii="Times New Roman" w:hAnsi="Times New Roman"/>
                <w:color w:val="000000" w:themeColor="text1"/>
                <w:sz w:val="24"/>
                <w:szCs w:val="24"/>
                <w:lang w:val="en-US"/>
              </w:rPr>
              <w:t>(</w:t>
            </w:r>
            <w:r w:rsidR="00B36618">
              <w:rPr>
                <w:rFonts w:ascii="Times New Roman" w:hAnsi="Times New Roman"/>
                <w:color w:val="000000" w:themeColor="text1"/>
                <w:sz w:val="24"/>
                <w:szCs w:val="24"/>
                <w:lang w:val="en-US"/>
              </w:rPr>
              <w:t>1.67</w:t>
            </w:r>
            <w:r>
              <w:rPr>
                <w:rFonts w:ascii="Times New Roman" w:hAnsi="Times New Roman"/>
                <w:color w:val="000000" w:themeColor="text1"/>
                <w:sz w:val="24"/>
                <w:szCs w:val="24"/>
                <w:lang w:val="en-US"/>
              </w:rPr>
              <w:t>%)</w:t>
            </w:r>
          </w:p>
        </w:tc>
      </w:tr>
      <w:tr w:rsidR="00912C47" w:rsidRPr="00862546" w14:paraId="0DBDBB6D" w14:textId="77777777" w:rsidTr="008C4EF0">
        <w:trPr>
          <w:trHeight w:val="365"/>
        </w:trPr>
        <w:tc>
          <w:tcPr>
            <w:tcW w:w="2404" w:type="dxa"/>
          </w:tcPr>
          <w:p w14:paraId="3F75C257" w14:textId="3CA99F9F" w:rsidR="00912C47" w:rsidRPr="0067685C" w:rsidRDefault="000E4F30" w:rsidP="008C4EF0">
            <w:pPr>
              <w:spacing w:line="480" w:lineRule="auto"/>
              <w:jc w:val="both"/>
              <w:rPr>
                <w:rFonts w:ascii="Times New Roman" w:hAnsi="Times New Roman"/>
                <w:color w:val="000000" w:themeColor="text1"/>
                <w:sz w:val="24"/>
                <w:szCs w:val="24"/>
              </w:rPr>
            </w:pPr>
            <w:r w:rsidRPr="000E4F30">
              <w:rPr>
                <w:rFonts w:ascii="Times New Roman" w:hAnsi="Times New Roman"/>
                <w:color w:val="000000" w:themeColor="text1"/>
                <w:sz w:val="24"/>
                <w:szCs w:val="24"/>
              </w:rPr>
              <w:t>I feel confident in taking health-related advice based on information I see on social media.</w:t>
            </w:r>
          </w:p>
        </w:tc>
        <w:tc>
          <w:tcPr>
            <w:tcW w:w="2019" w:type="dxa"/>
          </w:tcPr>
          <w:p w14:paraId="23AD5EB8" w14:textId="17438B09" w:rsidR="00912C47" w:rsidRDefault="00B36618"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78</w:t>
            </w:r>
          </w:p>
          <w:p w14:paraId="4D178DE3" w14:textId="6F34F85B"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E5EC2">
              <w:rPr>
                <w:rFonts w:ascii="Times New Roman" w:hAnsi="Times New Roman"/>
                <w:color w:val="000000" w:themeColor="text1"/>
                <w:sz w:val="24"/>
                <w:szCs w:val="24"/>
                <w:lang w:val="en-US"/>
              </w:rPr>
              <w:t>26</w:t>
            </w:r>
            <w:r>
              <w:rPr>
                <w:rFonts w:ascii="Times New Roman" w:hAnsi="Times New Roman"/>
                <w:color w:val="000000" w:themeColor="text1"/>
                <w:sz w:val="24"/>
                <w:szCs w:val="24"/>
                <w:lang w:val="en-US"/>
              </w:rPr>
              <w:t>%)</w:t>
            </w:r>
          </w:p>
        </w:tc>
        <w:tc>
          <w:tcPr>
            <w:tcW w:w="1934" w:type="dxa"/>
          </w:tcPr>
          <w:p w14:paraId="1BAB1D87"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79</w:t>
            </w:r>
          </w:p>
          <w:p w14:paraId="0E987247"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(26.33%)</w:t>
            </w:r>
          </w:p>
        </w:tc>
        <w:tc>
          <w:tcPr>
            <w:tcW w:w="1727" w:type="dxa"/>
          </w:tcPr>
          <w:p w14:paraId="0964C40B"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111</w:t>
            </w:r>
          </w:p>
          <w:p w14:paraId="79C1A0F3"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(37%)</w:t>
            </w:r>
          </w:p>
        </w:tc>
        <w:tc>
          <w:tcPr>
            <w:tcW w:w="1727" w:type="dxa"/>
          </w:tcPr>
          <w:p w14:paraId="14488B02" w14:textId="6226461B" w:rsidR="00912C47" w:rsidRDefault="00BE5EC2"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w:t>
            </w:r>
            <w:r w:rsidR="00912C47">
              <w:rPr>
                <w:rFonts w:ascii="Times New Roman" w:hAnsi="Times New Roman"/>
                <w:color w:val="000000" w:themeColor="text1"/>
                <w:sz w:val="24"/>
                <w:szCs w:val="24"/>
                <w:lang w:val="en-US"/>
              </w:rPr>
              <w:t>2</w:t>
            </w:r>
          </w:p>
          <w:p w14:paraId="3E09819A" w14:textId="2BDB8443"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BE5EC2">
              <w:rPr>
                <w:rFonts w:ascii="Times New Roman" w:hAnsi="Times New Roman"/>
                <w:color w:val="000000" w:themeColor="text1"/>
                <w:sz w:val="24"/>
                <w:szCs w:val="24"/>
                <w:lang w:val="en-US"/>
              </w:rPr>
              <w:t>10.67</w:t>
            </w:r>
            <w:r>
              <w:rPr>
                <w:rFonts w:ascii="Times New Roman" w:hAnsi="Times New Roman"/>
                <w:color w:val="000000" w:themeColor="text1"/>
                <w:sz w:val="24"/>
                <w:szCs w:val="24"/>
                <w:lang w:val="en-US"/>
              </w:rPr>
              <w:t>%)</w:t>
            </w:r>
          </w:p>
        </w:tc>
      </w:tr>
      <w:tr w:rsidR="00912C47" w:rsidRPr="00862546" w14:paraId="5FD2D389" w14:textId="77777777" w:rsidTr="008C4EF0">
        <w:trPr>
          <w:trHeight w:val="365"/>
        </w:trPr>
        <w:tc>
          <w:tcPr>
            <w:tcW w:w="2404" w:type="dxa"/>
          </w:tcPr>
          <w:p w14:paraId="42CC0D34" w14:textId="47039D7A" w:rsidR="00912C47" w:rsidRPr="0067685C" w:rsidRDefault="000E4F30" w:rsidP="008C4EF0">
            <w:pPr>
              <w:spacing w:line="480" w:lineRule="auto"/>
              <w:jc w:val="both"/>
              <w:rPr>
                <w:rFonts w:ascii="Times New Roman" w:hAnsi="Times New Roman"/>
                <w:color w:val="000000" w:themeColor="text1"/>
                <w:sz w:val="24"/>
                <w:szCs w:val="24"/>
              </w:rPr>
            </w:pPr>
            <w:r w:rsidRPr="000E4F30">
              <w:rPr>
                <w:rFonts w:ascii="Times New Roman" w:hAnsi="Times New Roman"/>
                <w:color w:val="000000" w:themeColor="text1"/>
                <w:sz w:val="24"/>
                <w:szCs w:val="24"/>
              </w:rPr>
              <w:t>I prefer getting updates on vaccination programs through WhatsApp broadcast messages or Facebook posts.</w:t>
            </w:r>
          </w:p>
        </w:tc>
        <w:tc>
          <w:tcPr>
            <w:tcW w:w="2019" w:type="dxa"/>
          </w:tcPr>
          <w:p w14:paraId="29235E1B"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68</w:t>
            </w:r>
          </w:p>
          <w:p w14:paraId="4CDDFFF5"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(22.67%)</w:t>
            </w:r>
          </w:p>
        </w:tc>
        <w:tc>
          <w:tcPr>
            <w:tcW w:w="1934" w:type="dxa"/>
          </w:tcPr>
          <w:p w14:paraId="7BB14526"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115</w:t>
            </w:r>
          </w:p>
          <w:p w14:paraId="5AB6B944"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(38.33%)</w:t>
            </w:r>
          </w:p>
        </w:tc>
        <w:tc>
          <w:tcPr>
            <w:tcW w:w="1727" w:type="dxa"/>
          </w:tcPr>
          <w:p w14:paraId="2EEE4649"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78</w:t>
            </w:r>
          </w:p>
          <w:p w14:paraId="060B3D88"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(26%)</w:t>
            </w:r>
          </w:p>
        </w:tc>
        <w:tc>
          <w:tcPr>
            <w:tcW w:w="1727" w:type="dxa"/>
          </w:tcPr>
          <w:p w14:paraId="78444A2B"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39</w:t>
            </w:r>
          </w:p>
          <w:p w14:paraId="6EDE4390"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(13%)</w:t>
            </w:r>
          </w:p>
        </w:tc>
      </w:tr>
      <w:tr w:rsidR="00912C47" w:rsidRPr="00862546" w14:paraId="35C0BA7D" w14:textId="77777777" w:rsidTr="008C4EF0">
        <w:trPr>
          <w:trHeight w:val="365"/>
        </w:trPr>
        <w:tc>
          <w:tcPr>
            <w:tcW w:w="2404" w:type="dxa"/>
          </w:tcPr>
          <w:p w14:paraId="360A2216" w14:textId="25FCCCB6" w:rsidR="00912C47" w:rsidRPr="0067685C" w:rsidRDefault="000E4F30" w:rsidP="008C4EF0">
            <w:pPr>
              <w:spacing w:line="480" w:lineRule="auto"/>
              <w:jc w:val="both"/>
              <w:rPr>
                <w:rFonts w:ascii="Times New Roman" w:hAnsi="Times New Roman"/>
                <w:color w:val="000000" w:themeColor="text1"/>
                <w:sz w:val="24"/>
                <w:szCs w:val="24"/>
              </w:rPr>
            </w:pPr>
            <w:r w:rsidRPr="000E4F30">
              <w:rPr>
                <w:rFonts w:ascii="Times New Roman" w:hAnsi="Times New Roman"/>
                <w:color w:val="000000" w:themeColor="text1"/>
                <w:sz w:val="24"/>
                <w:szCs w:val="24"/>
              </w:rPr>
              <w:lastRenderedPageBreak/>
              <w:t>I have encouraged others to get vaccinated using information I got from social media.</w:t>
            </w:r>
          </w:p>
        </w:tc>
        <w:tc>
          <w:tcPr>
            <w:tcW w:w="2019" w:type="dxa"/>
          </w:tcPr>
          <w:p w14:paraId="3DCA6E60"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98</w:t>
            </w:r>
          </w:p>
          <w:p w14:paraId="19F91E30"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(32.67%)</w:t>
            </w:r>
          </w:p>
        </w:tc>
        <w:tc>
          <w:tcPr>
            <w:tcW w:w="1934" w:type="dxa"/>
          </w:tcPr>
          <w:p w14:paraId="0507CB97"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81</w:t>
            </w:r>
          </w:p>
          <w:p w14:paraId="171A2385"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(27%)</w:t>
            </w:r>
          </w:p>
        </w:tc>
        <w:tc>
          <w:tcPr>
            <w:tcW w:w="1727" w:type="dxa"/>
          </w:tcPr>
          <w:p w14:paraId="60D1599D"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50</w:t>
            </w:r>
          </w:p>
          <w:p w14:paraId="5A67D3FE"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(16.67%)</w:t>
            </w:r>
          </w:p>
        </w:tc>
        <w:tc>
          <w:tcPr>
            <w:tcW w:w="1727" w:type="dxa"/>
          </w:tcPr>
          <w:p w14:paraId="5C3CB00E"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71</w:t>
            </w:r>
          </w:p>
          <w:p w14:paraId="1F3B01CC" w14:textId="77777777" w:rsidR="00912C47" w:rsidRDefault="00912C47"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(23.67%)</w:t>
            </w:r>
          </w:p>
        </w:tc>
      </w:tr>
    </w:tbl>
    <w:p w14:paraId="3DBF1CE9" w14:textId="77777777" w:rsidR="00912C47" w:rsidRPr="00733741" w:rsidRDefault="00912C47" w:rsidP="00912C47">
      <w:pPr>
        <w:spacing w:line="480" w:lineRule="auto"/>
        <w:rPr>
          <w:rFonts w:ascii="Times New Roman" w:hAnsi="Times New Roman"/>
          <w:b/>
          <w:sz w:val="24"/>
          <w:szCs w:val="24"/>
        </w:rPr>
      </w:pPr>
      <w:r w:rsidRPr="00733741">
        <w:rPr>
          <w:rFonts w:ascii="Times New Roman" w:hAnsi="Times New Roman"/>
          <w:b/>
          <w:sz w:val="24"/>
          <w:szCs w:val="24"/>
        </w:rPr>
        <w:t>Source: Field Survey 2025</w:t>
      </w:r>
    </w:p>
    <w:p w14:paraId="5D35A4B9" w14:textId="14CC7A65" w:rsidR="00BE5EC2" w:rsidRDefault="00BE5EC2" w:rsidP="00BE5EC2">
      <w:pPr>
        <w:spacing w:line="480" w:lineRule="auto"/>
        <w:rPr>
          <w:rFonts w:ascii="Times New Roman" w:hAnsi="Times New Roman" w:cs="Times New Roman"/>
          <w:sz w:val="24"/>
          <w:szCs w:val="24"/>
          <w:lang w:val="en-US"/>
        </w:rPr>
      </w:pPr>
      <w:r>
        <w:rPr>
          <w:noProof/>
        </w:rPr>
        <w:drawing>
          <wp:inline distT="0" distB="0" distL="0" distR="0" wp14:anchorId="635C6B75" wp14:editId="6B934769">
            <wp:extent cx="4572000" cy="2743200"/>
            <wp:effectExtent l="0" t="0" r="0" b="0"/>
            <wp:docPr id="5" name="Chart 5">
              <a:extLst xmlns:a="http://schemas.openxmlformats.org/drawingml/2006/main">
                <a:ext uri="{FF2B5EF4-FFF2-40B4-BE49-F238E27FC236}">
                  <a16:creationId xmlns:a16="http://schemas.microsoft.com/office/drawing/2014/main" id="{F1BDA226-022F-4BA6-836A-17C25B2A8A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C0E51B8" w14:textId="714414D4" w:rsidR="00291853" w:rsidRPr="00291853" w:rsidRDefault="00291853" w:rsidP="00291853">
      <w:pPr>
        <w:shd w:val="clear" w:color="auto" w:fill="FFFFFF"/>
        <w:spacing w:before="240" w:line="480" w:lineRule="auto"/>
        <w:jc w:val="both"/>
        <w:rPr>
          <w:rFonts w:ascii="Times New Roman" w:hAnsi="Times New Roman"/>
          <w:color w:val="000000" w:themeColor="text1"/>
          <w:sz w:val="24"/>
          <w:szCs w:val="24"/>
        </w:rPr>
      </w:pPr>
      <w:r w:rsidRPr="007303B0">
        <w:rPr>
          <w:rFonts w:ascii="Times New Roman" w:hAnsi="Times New Roman"/>
          <w:b/>
          <w:color w:val="000000" w:themeColor="text1"/>
          <w:sz w:val="24"/>
          <w:szCs w:val="24"/>
        </w:rPr>
        <w:t>Fig:</w:t>
      </w:r>
      <w:r>
        <w:rPr>
          <w:rFonts w:ascii="Times New Roman" w:hAnsi="Times New Roman"/>
          <w:b/>
          <w:color w:val="000000" w:themeColor="text1"/>
          <w:sz w:val="24"/>
          <w:szCs w:val="24"/>
          <w:lang w:val="en-US"/>
        </w:rPr>
        <w:t>3</w:t>
      </w:r>
      <w:r w:rsidRPr="007303B0">
        <w:rPr>
          <w:rFonts w:ascii="Times New Roman" w:hAnsi="Times New Roman"/>
          <w:b/>
          <w:color w:val="000000" w:themeColor="text1"/>
          <w:sz w:val="24"/>
          <w:szCs w:val="24"/>
        </w:rPr>
        <w:t>.</w:t>
      </w:r>
      <w:r w:rsidRPr="002345AC">
        <w:t xml:space="preserve"> </w:t>
      </w:r>
      <w:r>
        <w:t xml:space="preserve"> </w:t>
      </w:r>
      <w:r w:rsidRPr="00291853">
        <w:rPr>
          <w:rFonts w:ascii="Times New Roman" w:hAnsi="Times New Roman"/>
          <w:b/>
          <w:color w:val="000000" w:themeColor="text1"/>
          <w:sz w:val="24"/>
          <w:szCs w:val="24"/>
        </w:rPr>
        <w:t>Adoption and Usage of Social Media for HPV Vaccination Information</w:t>
      </w:r>
    </w:p>
    <w:p w14:paraId="4A73AEA2" w14:textId="009C023B" w:rsidR="00AC3F50" w:rsidRPr="00AC3F50" w:rsidRDefault="00AC3F50" w:rsidP="00AC3F50">
      <w:pPr>
        <w:spacing w:line="480" w:lineRule="auto"/>
        <w:jc w:val="both"/>
        <w:rPr>
          <w:rFonts w:ascii="Times New Roman" w:hAnsi="Times New Roman" w:cs="Times New Roman"/>
          <w:sz w:val="24"/>
          <w:szCs w:val="24"/>
          <w:lang w:val="en-US"/>
        </w:rPr>
      </w:pPr>
      <w:r w:rsidRPr="00AC3F50">
        <w:rPr>
          <w:rFonts w:ascii="Times New Roman" w:hAnsi="Times New Roman" w:cs="Times New Roman"/>
          <w:sz w:val="24"/>
          <w:szCs w:val="24"/>
          <w:lang w:val="en-US"/>
        </w:rPr>
        <w:t>This section evaluates the extent to which individuals in Alimosho Local Government Area adopt and use social media platforms to engage with information about HPV vaccination. The results indicate varying levels of engagement, trust, and interaction with vaccine-related content on social media.</w:t>
      </w:r>
    </w:p>
    <w:p w14:paraId="27AAE19D" w14:textId="0B7D377B" w:rsidR="00AC3F50" w:rsidRPr="00AC3F50" w:rsidRDefault="00AC3F50" w:rsidP="00AC3F50">
      <w:pPr>
        <w:spacing w:line="480" w:lineRule="auto"/>
        <w:jc w:val="both"/>
        <w:rPr>
          <w:rFonts w:ascii="Times New Roman" w:hAnsi="Times New Roman" w:cs="Times New Roman"/>
          <w:sz w:val="24"/>
          <w:szCs w:val="24"/>
          <w:lang w:val="en-US"/>
        </w:rPr>
      </w:pPr>
      <w:r w:rsidRPr="00AC3F50">
        <w:rPr>
          <w:rFonts w:ascii="Times New Roman" w:hAnsi="Times New Roman" w:cs="Times New Roman"/>
          <w:sz w:val="24"/>
          <w:szCs w:val="24"/>
          <w:lang w:val="en-US"/>
        </w:rPr>
        <w:t xml:space="preserve">A significant proportion of respondents (77.33%) either strongly agree (42%) or agree (35.33%) that they regularly use social media to search for information on immunizations and vaccines. This shows that social media plays an important role in health information-seeking behavior, making it a viable tool for HPV vaccine advocacy. However, when asked whether they trust vaccine information on social media more than traditional media, only 51% agreed, </w:t>
      </w:r>
      <w:r w:rsidRPr="00AC3F50">
        <w:rPr>
          <w:rFonts w:ascii="Times New Roman" w:hAnsi="Times New Roman" w:cs="Times New Roman"/>
          <w:sz w:val="24"/>
          <w:szCs w:val="24"/>
          <w:lang w:val="en-US"/>
        </w:rPr>
        <w:lastRenderedPageBreak/>
        <w:t>while 48.9% disagreed or strongly disagreed. This split indicates a level of caution and skepticism among users, reinforcing the need for credible sources and fact-checking in online health communications.</w:t>
      </w:r>
    </w:p>
    <w:p w14:paraId="07F302D0" w14:textId="309934B9" w:rsidR="00AC3F50" w:rsidRPr="00AC3F50" w:rsidRDefault="00AC3F50" w:rsidP="00AC3F50">
      <w:pPr>
        <w:spacing w:line="480" w:lineRule="auto"/>
        <w:jc w:val="both"/>
        <w:rPr>
          <w:rFonts w:ascii="Times New Roman" w:hAnsi="Times New Roman" w:cs="Times New Roman"/>
          <w:sz w:val="24"/>
          <w:szCs w:val="24"/>
          <w:lang w:val="en-US"/>
        </w:rPr>
      </w:pPr>
      <w:r w:rsidRPr="00AC3F50">
        <w:rPr>
          <w:rFonts w:ascii="Times New Roman" w:hAnsi="Times New Roman" w:cs="Times New Roman"/>
          <w:sz w:val="24"/>
          <w:szCs w:val="24"/>
          <w:lang w:val="en-US"/>
        </w:rPr>
        <w:t>Engagement with health-related content was further evident, with 64.33% stating they follow pages or groups related to vaccination campaigns. Participation in online discussions also appears high, with 74.67% having engaged in vaccine-related chats or conversations. This suggests that social media not only serves as an information hub but also fosters dialogue and community involvement around health issues.</w:t>
      </w:r>
      <w:r>
        <w:rPr>
          <w:rFonts w:ascii="Times New Roman" w:hAnsi="Times New Roman" w:cs="Times New Roman"/>
          <w:sz w:val="24"/>
          <w:szCs w:val="24"/>
          <w:lang w:val="en-US"/>
        </w:rPr>
        <w:t xml:space="preserve">                                  </w:t>
      </w:r>
    </w:p>
    <w:p w14:paraId="20C3AD4A" w14:textId="5C59DE50" w:rsidR="00AC3F50" w:rsidRPr="00AC3F50" w:rsidRDefault="00AC3F50" w:rsidP="00AC3F50">
      <w:pPr>
        <w:spacing w:line="480" w:lineRule="auto"/>
        <w:jc w:val="both"/>
        <w:rPr>
          <w:rFonts w:ascii="Times New Roman" w:hAnsi="Times New Roman" w:cs="Times New Roman"/>
          <w:sz w:val="24"/>
          <w:szCs w:val="24"/>
          <w:lang w:val="en-US"/>
        </w:rPr>
      </w:pPr>
      <w:r w:rsidRPr="00AC3F50">
        <w:rPr>
          <w:rFonts w:ascii="Times New Roman" w:hAnsi="Times New Roman" w:cs="Times New Roman"/>
          <w:sz w:val="24"/>
          <w:szCs w:val="24"/>
          <w:lang w:val="en-US"/>
        </w:rPr>
        <w:t>Despite high engagement, only 56.34% of respondents claimed to have shared or reposted vaccine-related content. A notable 42% disagreed, indicating that while users consume health content, they may be hesitant to amplify it—possibly due to concerns about credibility or fear of spreading misinformation. Furthermore, confidence in acting on health advice sourced from social media remains moderate, with only 52.33% expressing confidence, and a significant 47.67% reporting a lack of trust in such information.</w:t>
      </w:r>
    </w:p>
    <w:p w14:paraId="42A01DD9" w14:textId="038042B2" w:rsidR="00AC3F50" w:rsidRPr="00AC3F50" w:rsidRDefault="00AC3F50" w:rsidP="00AC3F50">
      <w:pPr>
        <w:spacing w:line="480" w:lineRule="auto"/>
        <w:jc w:val="both"/>
        <w:rPr>
          <w:rFonts w:ascii="Times New Roman" w:hAnsi="Times New Roman" w:cs="Times New Roman"/>
          <w:sz w:val="24"/>
          <w:szCs w:val="24"/>
          <w:lang w:val="en-US"/>
        </w:rPr>
      </w:pPr>
      <w:r w:rsidRPr="00AC3F50">
        <w:rPr>
          <w:rFonts w:ascii="Times New Roman" w:hAnsi="Times New Roman" w:cs="Times New Roman"/>
          <w:sz w:val="24"/>
          <w:szCs w:val="24"/>
          <w:lang w:val="en-US"/>
        </w:rPr>
        <w:t>In terms of preferred platforms, 61% of respondents expressed a preference for receiving vaccination updates through WhatsApp broadcasts or Facebook posts, underscoring the importance of using familiar and widely accessible platforms in public health messaging. Encouragingly, 59.67% also indicated that they have encouraged others to get vaccinated using information obtained from social media. This reflects a level of peer-to-peer influence and advocacy, which can be vital in increasing vaccine uptake at the community level.</w:t>
      </w:r>
    </w:p>
    <w:p w14:paraId="0654C2CC" w14:textId="13A5D7F0" w:rsidR="002E1654" w:rsidRDefault="00AC3F50" w:rsidP="00AC3F50">
      <w:pPr>
        <w:spacing w:line="480" w:lineRule="auto"/>
        <w:jc w:val="both"/>
        <w:rPr>
          <w:rFonts w:ascii="Times New Roman" w:hAnsi="Times New Roman" w:cs="Times New Roman"/>
          <w:sz w:val="24"/>
          <w:szCs w:val="24"/>
          <w:lang w:val="en-US"/>
        </w:rPr>
      </w:pPr>
      <w:r w:rsidRPr="00AC3F50">
        <w:rPr>
          <w:rFonts w:ascii="Times New Roman" w:hAnsi="Times New Roman" w:cs="Times New Roman"/>
          <w:sz w:val="24"/>
          <w:szCs w:val="24"/>
          <w:lang w:val="en-US"/>
        </w:rPr>
        <w:t xml:space="preserve">Overall, the findings reveal that while social media is widely used and adopted for accessing HPV vaccination information in Alimosho LGA, challenges remain in terms of trust, content sharing, and confidence in acting on such information. Strengthening the credibility and </w:t>
      </w:r>
      <w:r w:rsidRPr="00AC3F50">
        <w:rPr>
          <w:rFonts w:ascii="Times New Roman" w:hAnsi="Times New Roman" w:cs="Times New Roman"/>
          <w:sz w:val="24"/>
          <w:szCs w:val="24"/>
          <w:lang w:val="en-US"/>
        </w:rPr>
        <w:lastRenderedPageBreak/>
        <w:t>consistency of public health content on social media may enhance its role in driving vaccine awareness and behavioral change.</w:t>
      </w:r>
    </w:p>
    <w:p w14:paraId="2E899E8E" w14:textId="77777777" w:rsidR="002E1654" w:rsidRDefault="002E1654" w:rsidP="007073E2">
      <w:pPr>
        <w:spacing w:line="480" w:lineRule="auto"/>
        <w:jc w:val="center"/>
        <w:rPr>
          <w:rFonts w:ascii="Times New Roman" w:hAnsi="Times New Roman" w:cs="Times New Roman"/>
          <w:sz w:val="24"/>
          <w:szCs w:val="24"/>
          <w:lang w:val="en-US"/>
        </w:rPr>
      </w:pPr>
    </w:p>
    <w:p w14:paraId="0BCEC146" w14:textId="77777777" w:rsidR="002E1654" w:rsidRDefault="002E1654" w:rsidP="007073E2">
      <w:pPr>
        <w:spacing w:line="480" w:lineRule="auto"/>
        <w:jc w:val="center"/>
        <w:rPr>
          <w:rFonts w:ascii="Times New Roman" w:hAnsi="Times New Roman" w:cs="Times New Roman"/>
          <w:sz w:val="24"/>
          <w:szCs w:val="24"/>
          <w:lang w:val="en-US"/>
        </w:rPr>
      </w:pPr>
    </w:p>
    <w:p w14:paraId="543DEE53" w14:textId="166EB29B" w:rsidR="008D4C97" w:rsidRDefault="00CC350C" w:rsidP="00CC350C">
      <w:pPr>
        <w:shd w:val="clear" w:color="auto" w:fill="FFFFFF"/>
        <w:spacing w:before="240" w:line="480" w:lineRule="auto"/>
        <w:jc w:val="both"/>
        <w:rPr>
          <w:rFonts w:ascii="Times New Roman" w:eastAsia="Times New Roman" w:hAnsi="Times New Roman" w:cs="SimSun"/>
          <w:bCs/>
          <w:color w:val="000000" w:themeColor="text1"/>
          <w:kern w:val="2"/>
          <w:sz w:val="24"/>
          <w:szCs w:val="24"/>
          <w:lang/>
        </w:rPr>
      </w:pPr>
      <w:r w:rsidRPr="00862546">
        <w:rPr>
          <w:rFonts w:ascii="Times New Roman" w:eastAsia="Times New Roman" w:hAnsi="Times New Roman" w:cs="SimSun"/>
          <w:b/>
          <w:bCs/>
          <w:color w:val="000000" w:themeColor="text1"/>
          <w:kern w:val="2"/>
          <w:sz w:val="24"/>
          <w:szCs w:val="24"/>
          <w:lang/>
        </w:rPr>
        <w:t xml:space="preserve">Research Question: </w:t>
      </w:r>
      <w:r w:rsidR="008D4C97">
        <w:rPr>
          <w:rFonts w:ascii="Times New Roman" w:eastAsia="Times New Roman" w:hAnsi="Times New Roman" w:cs="SimSun"/>
          <w:b/>
          <w:bCs/>
          <w:color w:val="000000" w:themeColor="text1"/>
          <w:kern w:val="2"/>
          <w:sz w:val="24"/>
          <w:szCs w:val="24"/>
          <w:lang w:val="en-US"/>
        </w:rPr>
        <w:t>3</w:t>
      </w:r>
      <w:r w:rsidRPr="00862546">
        <w:rPr>
          <w:rFonts w:ascii="Times New Roman" w:eastAsia="Times New Roman" w:hAnsi="Times New Roman" w:cs="SimSun"/>
          <w:b/>
          <w:bCs/>
          <w:color w:val="000000" w:themeColor="text1"/>
          <w:kern w:val="2"/>
          <w:sz w:val="24"/>
          <w:szCs w:val="24"/>
          <w:lang/>
        </w:rPr>
        <w:t xml:space="preserve">. </w:t>
      </w:r>
      <w:r w:rsidR="008D4C97" w:rsidRPr="008D4C97">
        <w:rPr>
          <w:rFonts w:ascii="Times New Roman" w:eastAsia="Times New Roman" w:hAnsi="Times New Roman" w:cs="SimSun"/>
          <w:bCs/>
          <w:color w:val="000000" w:themeColor="text1"/>
          <w:kern w:val="2"/>
          <w:sz w:val="24"/>
          <w:szCs w:val="24"/>
          <w:lang/>
        </w:rPr>
        <w:t>What role does social media play in shaping public perceptions and decision-making regarding vaccination programs in Alimosho Local Government?</w:t>
      </w:r>
    </w:p>
    <w:p w14:paraId="7E7E0012" w14:textId="307913C4" w:rsidR="00CC350C" w:rsidRDefault="00CC350C" w:rsidP="00CC350C">
      <w:pPr>
        <w:shd w:val="clear" w:color="auto" w:fill="FFFFFF"/>
        <w:spacing w:before="240" w:line="480" w:lineRule="auto"/>
        <w:jc w:val="both"/>
        <w:rPr>
          <w:rFonts w:ascii="Times New Roman" w:eastAsia="Times New Roman" w:hAnsi="Times New Roman" w:cs="SimSun"/>
          <w:b/>
          <w:bCs/>
          <w:color w:val="000000" w:themeColor="text1"/>
          <w:kern w:val="2"/>
          <w:sz w:val="24"/>
          <w:szCs w:val="24"/>
          <w:lang/>
        </w:rPr>
      </w:pPr>
      <w:r w:rsidRPr="00862546">
        <w:rPr>
          <w:rFonts w:ascii="Times New Roman" w:eastAsia="Times New Roman" w:hAnsi="Times New Roman" w:cs="SimSun"/>
          <w:b/>
          <w:bCs/>
          <w:color w:val="000000" w:themeColor="text1"/>
          <w:kern w:val="2"/>
          <w:sz w:val="24"/>
          <w:szCs w:val="24"/>
          <w:lang/>
        </w:rPr>
        <w:t>Table 4.</w:t>
      </w:r>
      <w:r w:rsidR="005D358C">
        <w:rPr>
          <w:rFonts w:ascii="Times New Roman" w:eastAsia="Times New Roman" w:hAnsi="Times New Roman" w:cs="SimSun"/>
          <w:b/>
          <w:bCs/>
          <w:color w:val="000000" w:themeColor="text1"/>
          <w:kern w:val="2"/>
          <w:sz w:val="24"/>
          <w:szCs w:val="24"/>
          <w:lang w:val="en-US"/>
        </w:rPr>
        <w:t>4</w:t>
      </w:r>
      <w:r w:rsidRPr="00862546">
        <w:rPr>
          <w:rFonts w:ascii="Times New Roman" w:eastAsia="Times New Roman" w:hAnsi="Times New Roman" w:cs="SimSun"/>
          <w:b/>
          <w:bCs/>
          <w:color w:val="000000" w:themeColor="text1"/>
          <w:kern w:val="2"/>
          <w:sz w:val="24"/>
          <w:szCs w:val="24"/>
          <w:lang/>
        </w:rPr>
        <w:t xml:space="preserve">: </w:t>
      </w:r>
      <w:r w:rsidR="008D4C97" w:rsidRPr="008D4C97">
        <w:rPr>
          <w:rFonts w:ascii="Times New Roman" w:eastAsia="Times New Roman" w:hAnsi="Times New Roman" w:cs="SimSun"/>
          <w:b/>
          <w:bCs/>
          <w:color w:val="000000" w:themeColor="text1"/>
          <w:kern w:val="2"/>
          <w:sz w:val="24"/>
          <w:szCs w:val="24"/>
          <w:lang/>
        </w:rPr>
        <w:t>Influence of Social Media on Perception and Decision-Making</w:t>
      </w:r>
    </w:p>
    <w:tbl>
      <w:tblPr>
        <w:tblStyle w:val="TableGrid"/>
        <w:tblW w:w="9811" w:type="dxa"/>
        <w:tblInd w:w="-289" w:type="dxa"/>
        <w:tblLook w:val="04A0" w:firstRow="1" w:lastRow="0" w:firstColumn="1" w:lastColumn="0" w:noHBand="0" w:noVBand="1"/>
      </w:tblPr>
      <w:tblGrid>
        <w:gridCol w:w="2404"/>
        <w:gridCol w:w="2019"/>
        <w:gridCol w:w="1934"/>
        <w:gridCol w:w="1727"/>
        <w:gridCol w:w="1727"/>
      </w:tblGrid>
      <w:tr w:rsidR="00CC350C" w:rsidRPr="00862546" w14:paraId="2BC4999C" w14:textId="77777777" w:rsidTr="008C4EF0">
        <w:trPr>
          <w:trHeight w:val="722"/>
        </w:trPr>
        <w:tc>
          <w:tcPr>
            <w:tcW w:w="2404" w:type="dxa"/>
          </w:tcPr>
          <w:p w14:paraId="42D5BB49" w14:textId="77777777" w:rsidR="00CC350C" w:rsidRPr="00862546" w:rsidRDefault="00CC350C" w:rsidP="008C4EF0">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val="en-US"/>
              </w:rPr>
              <w:t>Questions</w:t>
            </w:r>
          </w:p>
        </w:tc>
        <w:tc>
          <w:tcPr>
            <w:tcW w:w="2019" w:type="dxa"/>
          </w:tcPr>
          <w:p w14:paraId="1C7EA608" w14:textId="77777777" w:rsidR="00CC350C" w:rsidRPr="00862546" w:rsidRDefault="00CC350C" w:rsidP="008C4EF0">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val="en-US"/>
              </w:rPr>
              <w:t>Strongly Agree</w:t>
            </w:r>
          </w:p>
        </w:tc>
        <w:tc>
          <w:tcPr>
            <w:tcW w:w="1934" w:type="dxa"/>
          </w:tcPr>
          <w:p w14:paraId="41B43176" w14:textId="77777777" w:rsidR="00CC350C" w:rsidRPr="00862546" w:rsidRDefault="00CC350C" w:rsidP="008C4EF0">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rPr>
              <w:t>Agree</w:t>
            </w:r>
          </w:p>
        </w:tc>
        <w:tc>
          <w:tcPr>
            <w:tcW w:w="1727" w:type="dxa"/>
          </w:tcPr>
          <w:p w14:paraId="38DA4A51" w14:textId="77777777" w:rsidR="00CC350C" w:rsidRPr="00862546" w:rsidRDefault="00CC350C" w:rsidP="008C4EF0">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val="en-US"/>
              </w:rPr>
              <w:t>Disagree</w:t>
            </w:r>
          </w:p>
        </w:tc>
        <w:tc>
          <w:tcPr>
            <w:tcW w:w="1727" w:type="dxa"/>
          </w:tcPr>
          <w:p w14:paraId="2961E616" w14:textId="77777777" w:rsidR="00CC350C" w:rsidRPr="00862546" w:rsidRDefault="00CC350C" w:rsidP="008C4EF0">
            <w:pPr>
              <w:spacing w:line="480" w:lineRule="auto"/>
              <w:jc w:val="both"/>
              <w:rPr>
                <w:rFonts w:ascii="Times New Roman" w:hAnsi="Times New Roman"/>
                <w:b/>
                <w:color w:val="000000" w:themeColor="text1"/>
                <w:sz w:val="24"/>
                <w:szCs w:val="24"/>
                <w:lang w:val="en-US"/>
              </w:rPr>
            </w:pPr>
            <w:r w:rsidRPr="00862546">
              <w:rPr>
                <w:rFonts w:ascii="Times New Roman" w:hAnsi="Times New Roman"/>
                <w:b/>
                <w:color w:val="000000" w:themeColor="text1"/>
                <w:sz w:val="24"/>
                <w:szCs w:val="24"/>
                <w:lang w:val="en-US"/>
              </w:rPr>
              <w:t>Strongly Disagree</w:t>
            </w:r>
          </w:p>
        </w:tc>
      </w:tr>
      <w:tr w:rsidR="00CC350C" w:rsidRPr="00862546" w14:paraId="6E720C82" w14:textId="77777777" w:rsidTr="008C4EF0">
        <w:trPr>
          <w:trHeight w:val="1487"/>
        </w:trPr>
        <w:tc>
          <w:tcPr>
            <w:tcW w:w="2404" w:type="dxa"/>
          </w:tcPr>
          <w:p w14:paraId="3045B151" w14:textId="743118DF" w:rsidR="00CC350C" w:rsidRPr="00AE291B" w:rsidRDefault="00DC41A4" w:rsidP="008C4EF0">
            <w:pPr>
              <w:spacing w:line="480" w:lineRule="auto"/>
              <w:jc w:val="both"/>
              <w:rPr>
                <w:rFonts w:ascii="Times New Roman" w:hAnsi="Times New Roman"/>
                <w:color w:val="000000" w:themeColor="text1"/>
                <w:lang w:val="en-US"/>
              </w:rPr>
            </w:pPr>
            <w:r w:rsidRPr="00DC41A4">
              <w:rPr>
                <w:rFonts w:ascii="Times New Roman" w:hAnsi="Times New Roman"/>
                <w:color w:val="000000" w:themeColor="text1"/>
                <w:lang w:val="en-US"/>
              </w:rPr>
              <w:t>Social media has influenced my perception about the safety and effectiveness of vaccines.</w:t>
            </w:r>
          </w:p>
        </w:tc>
        <w:tc>
          <w:tcPr>
            <w:tcW w:w="2019" w:type="dxa"/>
          </w:tcPr>
          <w:p w14:paraId="7CB03A60" w14:textId="595C1246"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w:t>
            </w:r>
            <w:r w:rsidR="00DC41A4">
              <w:rPr>
                <w:rFonts w:ascii="Times New Roman" w:hAnsi="Times New Roman"/>
                <w:color w:val="000000" w:themeColor="text1"/>
                <w:sz w:val="24"/>
                <w:szCs w:val="24"/>
                <w:lang w:val="en-US"/>
              </w:rPr>
              <w:t>36</w:t>
            </w:r>
          </w:p>
          <w:p w14:paraId="0FBC7FCC" w14:textId="2C2390DF" w:rsidR="00CC350C" w:rsidRPr="00862546"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(42</w:t>
            </w:r>
            <w:r w:rsidR="00DC41A4">
              <w:rPr>
                <w:rFonts w:ascii="Times New Roman" w:hAnsi="Times New Roman"/>
                <w:color w:val="000000" w:themeColor="text1"/>
                <w:sz w:val="24"/>
                <w:szCs w:val="24"/>
                <w:lang w:val="en-US"/>
              </w:rPr>
              <w:t>.33</w:t>
            </w:r>
            <w:r>
              <w:rPr>
                <w:rFonts w:ascii="Times New Roman" w:hAnsi="Times New Roman"/>
                <w:color w:val="000000" w:themeColor="text1"/>
                <w:sz w:val="24"/>
                <w:szCs w:val="24"/>
                <w:lang w:val="en-US"/>
              </w:rPr>
              <w:t>%)</w:t>
            </w:r>
          </w:p>
        </w:tc>
        <w:tc>
          <w:tcPr>
            <w:tcW w:w="1934" w:type="dxa"/>
          </w:tcPr>
          <w:p w14:paraId="4D7F5F98" w14:textId="09828A36" w:rsidR="00CC350C" w:rsidRDefault="00DC41A4"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96</w:t>
            </w:r>
          </w:p>
          <w:p w14:paraId="2A8323AF" w14:textId="77777777" w:rsidR="00CC350C" w:rsidRPr="00862546"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(35.33%)</w:t>
            </w:r>
          </w:p>
        </w:tc>
        <w:tc>
          <w:tcPr>
            <w:tcW w:w="1727" w:type="dxa"/>
          </w:tcPr>
          <w:p w14:paraId="03FCC5C6"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60</w:t>
            </w:r>
          </w:p>
          <w:p w14:paraId="133BDE33" w14:textId="77777777" w:rsidR="00CC350C" w:rsidRPr="00862546"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(20%)</w:t>
            </w:r>
          </w:p>
        </w:tc>
        <w:tc>
          <w:tcPr>
            <w:tcW w:w="1727" w:type="dxa"/>
          </w:tcPr>
          <w:p w14:paraId="7AC816E0"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8</w:t>
            </w:r>
          </w:p>
          <w:p w14:paraId="69229319" w14:textId="77777777" w:rsidR="00CC350C" w:rsidRPr="00862546"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(2.67%)</w:t>
            </w:r>
          </w:p>
        </w:tc>
      </w:tr>
      <w:tr w:rsidR="00CC350C" w:rsidRPr="00862546" w14:paraId="4E6B4F0B" w14:textId="77777777" w:rsidTr="008C4EF0">
        <w:trPr>
          <w:trHeight w:val="365"/>
        </w:trPr>
        <w:tc>
          <w:tcPr>
            <w:tcW w:w="2404" w:type="dxa"/>
          </w:tcPr>
          <w:p w14:paraId="2856BCAE" w14:textId="498F03D4" w:rsidR="00CC350C" w:rsidRPr="00862546" w:rsidRDefault="00DC41A4" w:rsidP="008C4EF0">
            <w:pPr>
              <w:spacing w:line="480" w:lineRule="auto"/>
              <w:jc w:val="both"/>
              <w:rPr>
                <w:rFonts w:ascii="Times New Roman" w:hAnsi="Times New Roman"/>
                <w:color w:val="000000" w:themeColor="text1"/>
                <w:sz w:val="24"/>
                <w:szCs w:val="24"/>
                <w:lang w:val="en-US"/>
              </w:rPr>
            </w:pPr>
            <w:r w:rsidRPr="00DC41A4">
              <w:rPr>
                <w:rFonts w:ascii="Times New Roman" w:hAnsi="Times New Roman"/>
                <w:color w:val="000000" w:themeColor="text1"/>
                <w:sz w:val="24"/>
                <w:szCs w:val="24"/>
                <w:lang w:val="en-US"/>
              </w:rPr>
              <w:t>Posts or testimonials on social media have encouraged me to get vaccinated.</w:t>
            </w:r>
          </w:p>
        </w:tc>
        <w:tc>
          <w:tcPr>
            <w:tcW w:w="2019" w:type="dxa"/>
          </w:tcPr>
          <w:p w14:paraId="229136F4" w14:textId="1F5CDFA3" w:rsidR="00CC350C" w:rsidRDefault="00DC41A4"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155</w:t>
            </w:r>
          </w:p>
          <w:p w14:paraId="37F5FD04" w14:textId="1352C8CC" w:rsidR="00CC350C" w:rsidRPr="00862546" w:rsidRDefault="00CC350C"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ED112C">
              <w:rPr>
                <w:rFonts w:ascii="Times New Roman" w:hAnsi="Times New Roman"/>
                <w:color w:val="000000" w:themeColor="text1"/>
                <w:sz w:val="24"/>
                <w:szCs w:val="24"/>
                <w:lang w:val="en-US"/>
              </w:rPr>
              <w:t>51.67</w:t>
            </w:r>
            <w:r>
              <w:rPr>
                <w:rFonts w:ascii="Times New Roman" w:hAnsi="Times New Roman"/>
                <w:color w:val="000000" w:themeColor="text1"/>
                <w:sz w:val="24"/>
                <w:szCs w:val="24"/>
                <w:lang w:val="en-US"/>
              </w:rPr>
              <w:t>%)</w:t>
            </w:r>
          </w:p>
        </w:tc>
        <w:tc>
          <w:tcPr>
            <w:tcW w:w="1934" w:type="dxa"/>
          </w:tcPr>
          <w:p w14:paraId="72F85C24"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98</w:t>
            </w:r>
          </w:p>
          <w:p w14:paraId="3CF3BB2D" w14:textId="77777777" w:rsidR="00CC350C" w:rsidRPr="00862546" w:rsidRDefault="00CC350C"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(32.67%)</w:t>
            </w:r>
          </w:p>
        </w:tc>
        <w:tc>
          <w:tcPr>
            <w:tcW w:w="1727" w:type="dxa"/>
          </w:tcPr>
          <w:p w14:paraId="6D608EFA" w14:textId="38FEB968" w:rsidR="00CC350C" w:rsidRDefault="00DC41A4"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40</w:t>
            </w:r>
          </w:p>
          <w:p w14:paraId="2C5A00A9" w14:textId="69BA4E67" w:rsidR="00CC350C" w:rsidRPr="00862546" w:rsidRDefault="00CC350C"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ED112C">
              <w:rPr>
                <w:rFonts w:ascii="Times New Roman" w:hAnsi="Times New Roman"/>
                <w:color w:val="000000" w:themeColor="text1"/>
                <w:sz w:val="24"/>
                <w:szCs w:val="24"/>
                <w:lang w:val="en-US"/>
              </w:rPr>
              <w:t>1</w:t>
            </w:r>
            <w:r>
              <w:rPr>
                <w:rFonts w:ascii="Times New Roman" w:hAnsi="Times New Roman"/>
                <w:color w:val="000000" w:themeColor="text1"/>
                <w:sz w:val="24"/>
                <w:szCs w:val="24"/>
                <w:lang w:val="en-US"/>
              </w:rPr>
              <w:t>3.33%)</w:t>
            </w:r>
          </w:p>
        </w:tc>
        <w:tc>
          <w:tcPr>
            <w:tcW w:w="1727" w:type="dxa"/>
          </w:tcPr>
          <w:p w14:paraId="13D82658" w14:textId="021B2401"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w:t>
            </w:r>
          </w:p>
          <w:p w14:paraId="6643B45D" w14:textId="540E907C" w:rsidR="00CC350C" w:rsidRPr="00862546" w:rsidRDefault="00CC350C"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ED112C">
              <w:rPr>
                <w:rFonts w:ascii="Times New Roman" w:hAnsi="Times New Roman"/>
                <w:color w:val="000000" w:themeColor="text1"/>
                <w:sz w:val="24"/>
                <w:szCs w:val="24"/>
                <w:lang w:val="en-US"/>
              </w:rPr>
              <w:t>2</w:t>
            </w:r>
            <w:r>
              <w:rPr>
                <w:rFonts w:ascii="Times New Roman" w:hAnsi="Times New Roman"/>
                <w:color w:val="000000" w:themeColor="text1"/>
                <w:sz w:val="24"/>
                <w:szCs w:val="24"/>
                <w:lang w:val="en-US"/>
              </w:rPr>
              <w:t>.</w:t>
            </w:r>
            <w:r w:rsidR="00ED112C">
              <w:rPr>
                <w:rFonts w:ascii="Times New Roman" w:hAnsi="Times New Roman"/>
                <w:color w:val="000000" w:themeColor="text1"/>
                <w:sz w:val="24"/>
                <w:szCs w:val="24"/>
                <w:lang w:val="en-US"/>
              </w:rPr>
              <w:t>33</w:t>
            </w:r>
            <w:r>
              <w:rPr>
                <w:rFonts w:ascii="Times New Roman" w:hAnsi="Times New Roman"/>
                <w:color w:val="000000" w:themeColor="text1"/>
                <w:sz w:val="24"/>
                <w:szCs w:val="24"/>
                <w:lang w:val="en-US"/>
              </w:rPr>
              <w:t>%)</w:t>
            </w:r>
          </w:p>
        </w:tc>
      </w:tr>
      <w:tr w:rsidR="00CC350C" w:rsidRPr="00862546" w14:paraId="4DC8F4D9" w14:textId="77777777" w:rsidTr="008C4EF0">
        <w:trPr>
          <w:trHeight w:val="355"/>
        </w:trPr>
        <w:tc>
          <w:tcPr>
            <w:tcW w:w="2404" w:type="dxa"/>
          </w:tcPr>
          <w:p w14:paraId="05C42B1F" w14:textId="76273BF9" w:rsidR="00CC350C" w:rsidRPr="00862546" w:rsidRDefault="00DC41A4" w:rsidP="008C4EF0">
            <w:pPr>
              <w:spacing w:line="480" w:lineRule="auto"/>
              <w:jc w:val="both"/>
              <w:rPr>
                <w:rFonts w:ascii="Times New Roman" w:hAnsi="Times New Roman"/>
                <w:color w:val="000000" w:themeColor="text1"/>
                <w:sz w:val="24"/>
                <w:szCs w:val="24"/>
                <w:lang w:val="en-US"/>
              </w:rPr>
            </w:pPr>
            <w:r w:rsidRPr="00DC41A4">
              <w:rPr>
                <w:rFonts w:ascii="Times New Roman" w:hAnsi="Times New Roman"/>
                <w:color w:val="000000" w:themeColor="text1"/>
                <w:sz w:val="24"/>
                <w:szCs w:val="24"/>
                <w:lang w:val="en-US"/>
              </w:rPr>
              <w:t>I have encountered false or misleading information about vaccines on social media.</w:t>
            </w:r>
          </w:p>
        </w:tc>
        <w:tc>
          <w:tcPr>
            <w:tcW w:w="2019" w:type="dxa"/>
          </w:tcPr>
          <w:p w14:paraId="51B6FABC" w14:textId="629296EB" w:rsidR="00CC350C" w:rsidRDefault="00ED112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105</w:t>
            </w:r>
          </w:p>
          <w:p w14:paraId="73BDDA28" w14:textId="2579853C" w:rsidR="00CC350C" w:rsidRPr="00862546" w:rsidRDefault="00CC350C"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w:t>
            </w:r>
            <w:r w:rsidR="00ED112C">
              <w:rPr>
                <w:rFonts w:ascii="Times New Roman" w:hAnsi="Times New Roman"/>
                <w:color w:val="000000" w:themeColor="text1"/>
                <w:sz w:val="24"/>
                <w:szCs w:val="24"/>
                <w:lang w:val="en-US"/>
              </w:rPr>
              <w:t>5</w:t>
            </w:r>
            <w:r>
              <w:rPr>
                <w:rFonts w:ascii="Times New Roman" w:hAnsi="Times New Roman"/>
                <w:color w:val="000000" w:themeColor="text1"/>
                <w:sz w:val="24"/>
                <w:szCs w:val="24"/>
                <w:lang w:val="en-US"/>
              </w:rPr>
              <w:t>%)</w:t>
            </w:r>
          </w:p>
        </w:tc>
        <w:tc>
          <w:tcPr>
            <w:tcW w:w="1934" w:type="dxa"/>
          </w:tcPr>
          <w:p w14:paraId="556724E5"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78</w:t>
            </w:r>
          </w:p>
          <w:p w14:paraId="70FF4279" w14:textId="4F4BDDEB" w:rsidR="00CC350C" w:rsidRPr="00862546" w:rsidRDefault="00CC350C"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ED112C">
              <w:rPr>
                <w:rFonts w:ascii="Times New Roman" w:hAnsi="Times New Roman"/>
                <w:color w:val="000000" w:themeColor="text1"/>
                <w:sz w:val="24"/>
                <w:szCs w:val="24"/>
                <w:lang w:val="en-US"/>
              </w:rPr>
              <w:t>26</w:t>
            </w:r>
            <w:r>
              <w:rPr>
                <w:rFonts w:ascii="Times New Roman" w:hAnsi="Times New Roman"/>
                <w:color w:val="000000" w:themeColor="text1"/>
                <w:sz w:val="24"/>
                <w:szCs w:val="24"/>
                <w:lang w:val="en-US"/>
              </w:rPr>
              <w:t>%)</w:t>
            </w:r>
          </w:p>
        </w:tc>
        <w:tc>
          <w:tcPr>
            <w:tcW w:w="1727" w:type="dxa"/>
          </w:tcPr>
          <w:p w14:paraId="0BA621A2"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100</w:t>
            </w:r>
          </w:p>
          <w:p w14:paraId="7F64F91F" w14:textId="6932999D" w:rsidR="00CC350C" w:rsidRPr="00862546" w:rsidRDefault="00CC350C"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ED112C">
              <w:rPr>
                <w:rFonts w:ascii="Times New Roman" w:hAnsi="Times New Roman"/>
                <w:color w:val="000000" w:themeColor="text1"/>
                <w:sz w:val="24"/>
                <w:szCs w:val="24"/>
                <w:lang w:val="en-US"/>
              </w:rPr>
              <w:t>33.33</w:t>
            </w:r>
            <w:r>
              <w:rPr>
                <w:rFonts w:ascii="Times New Roman" w:hAnsi="Times New Roman"/>
                <w:color w:val="000000" w:themeColor="text1"/>
                <w:sz w:val="24"/>
                <w:szCs w:val="24"/>
                <w:lang w:val="en-US"/>
              </w:rPr>
              <w:t>%)</w:t>
            </w:r>
          </w:p>
        </w:tc>
        <w:tc>
          <w:tcPr>
            <w:tcW w:w="1727" w:type="dxa"/>
          </w:tcPr>
          <w:p w14:paraId="5FB62015" w14:textId="5B734873" w:rsidR="00CC350C" w:rsidRDefault="00ED112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87</w:t>
            </w:r>
          </w:p>
          <w:p w14:paraId="68F9AF5A" w14:textId="3BB7735B" w:rsidR="00CC350C" w:rsidRPr="00862546" w:rsidRDefault="00CC350C"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w:t>
            </w:r>
            <w:r w:rsidR="00ED112C">
              <w:rPr>
                <w:rFonts w:ascii="Times New Roman" w:hAnsi="Times New Roman"/>
                <w:color w:val="000000" w:themeColor="text1"/>
                <w:sz w:val="24"/>
                <w:szCs w:val="24"/>
                <w:lang w:val="en-US"/>
              </w:rPr>
              <w:t>9</w:t>
            </w:r>
            <w:r>
              <w:rPr>
                <w:rFonts w:ascii="Times New Roman" w:hAnsi="Times New Roman"/>
                <w:color w:val="000000" w:themeColor="text1"/>
                <w:sz w:val="24"/>
                <w:szCs w:val="24"/>
                <w:lang w:val="en-US"/>
              </w:rPr>
              <w:t>%)</w:t>
            </w:r>
          </w:p>
        </w:tc>
      </w:tr>
      <w:tr w:rsidR="00CC350C" w:rsidRPr="00862546" w14:paraId="31599EF5" w14:textId="77777777" w:rsidTr="008C4EF0">
        <w:trPr>
          <w:trHeight w:val="365"/>
        </w:trPr>
        <w:tc>
          <w:tcPr>
            <w:tcW w:w="2404" w:type="dxa"/>
          </w:tcPr>
          <w:p w14:paraId="31660AEA" w14:textId="524882B5" w:rsidR="00CC350C" w:rsidRPr="00862546" w:rsidRDefault="00DC41A4" w:rsidP="008C4EF0">
            <w:pPr>
              <w:spacing w:line="480" w:lineRule="auto"/>
              <w:jc w:val="both"/>
              <w:rPr>
                <w:rFonts w:ascii="Times New Roman" w:hAnsi="Times New Roman"/>
                <w:color w:val="000000" w:themeColor="text1"/>
                <w:sz w:val="24"/>
                <w:szCs w:val="24"/>
                <w:lang w:val="en-US"/>
              </w:rPr>
            </w:pPr>
            <w:r w:rsidRPr="00DC41A4">
              <w:rPr>
                <w:rFonts w:ascii="Times New Roman" w:hAnsi="Times New Roman"/>
                <w:color w:val="000000" w:themeColor="text1"/>
                <w:sz w:val="24"/>
                <w:szCs w:val="24"/>
                <w:lang w:val="en-US"/>
              </w:rPr>
              <w:lastRenderedPageBreak/>
              <w:t>I verify vaccine-related content on social media before believing or sharing it.</w:t>
            </w:r>
          </w:p>
        </w:tc>
        <w:tc>
          <w:tcPr>
            <w:tcW w:w="2019" w:type="dxa"/>
          </w:tcPr>
          <w:p w14:paraId="32BD83EE"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99</w:t>
            </w:r>
          </w:p>
          <w:p w14:paraId="2B7B21E5" w14:textId="77777777" w:rsidR="00CC350C" w:rsidRPr="00862546" w:rsidRDefault="00CC350C"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(33%)</w:t>
            </w:r>
          </w:p>
        </w:tc>
        <w:tc>
          <w:tcPr>
            <w:tcW w:w="1934" w:type="dxa"/>
          </w:tcPr>
          <w:p w14:paraId="2DD01F44"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125</w:t>
            </w:r>
          </w:p>
          <w:p w14:paraId="244C3BB6" w14:textId="77777777" w:rsidR="00CC350C" w:rsidRPr="00862546" w:rsidRDefault="00CC350C"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(41.67%)</w:t>
            </w:r>
          </w:p>
        </w:tc>
        <w:tc>
          <w:tcPr>
            <w:tcW w:w="1727" w:type="dxa"/>
          </w:tcPr>
          <w:p w14:paraId="1B9B7DF3"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70</w:t>
            </w:r>
          </w:p>
          <w:p w14:paraId="373B9C09" w14:textId="77777777" w:rsidR="00CC350C" w:rsidRPr="00862546" w:rsidRDefault="00CC350C"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(23.33%)</w:t>
            </w:r>
          </w:p>
        </w:tc>
        <w:tc>
          <w:tcPr>
            <w:tcW w:w="1727" w:type="dxa"/>
          </w:tcPr>
          <w:p w14:paraId="04DDC70F"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6</w:t>
            </w:r>
          </w:p>
          <w:p w14:paraId="4B2A505B" w14:textId="77777777" w:rsidR="00CC350C" w:rsidRPr="00862546" w:rsidRDefault="00CC350C" w:rsidP="008C4EF0">
            <w:pPr>
              <w:spacing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w:t>
            </w:r>
          </w:p>
        </w:tc>
      </w:tr>
      <w:tr w:rsidR="00CC350C" w:rsidRPr="00862546" w14:paraId="150331A8" w14:textId="77777777" w:rsidTr="008C4EF0">
        <w:trPr>
          <w:trHeight w:val="365"/>
        </w:trPr>
        <w:tc>
          <w:tcPr>
            <w:tcW w:w="2404" w:type="dxa"/>
          </w:tcPr>
          <w:p w14:paraId="5633E60F" w14:textId="1D795A27" w:rsidR="00CC350C" w:rsidRPr="00AE291B" w:rsidRDefault="00DC41A4" w:rsidP="008C4EF0">
            <w:pPr>
              <w:spacing w:line="480" w:lineRule="auto"/>
              <w:jc w:val="both"/>
              <w:rPr>
                <w:rFonts w:ascii="Times New Roman" w:hAnsi="Times New Roman"/>
                <w:color w:val="000000" w:themeColor="text1"/>
                <w:sz w:val="24"/>
                <w:szCs w:val="24"/>
              </w:rPr>
            </w:pPr>
            <w:r w:rsidRPr="00DC41A4">
              <w:rPr>
                <w:rFonts w:ascii="Times New Roman" w:hAnsi="Times New Roman"/>
                <w:color w:val="000000" w:themeColor="text1"/>
                <w:sz w:val="24"/>
                <w:szCs w:val="24"/>
              </w:rPr>
              <w:t>I or someone I know was encouraged to take a vaccine because of a campaign seen on social media.</w:t>
            </w:r>
          </w:p>
        </w:tc>
        <w:tc>
          <w:tcPr>
            <w:tcW w:w="2019" w:type="dxa"/>
          </w:tcPr>
          <w:p w14:paraId="200DAB1D"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71</w:t>
            </w:r>
          </w:p>
          <w:p w14:paraId="476A2CF5" w14:textId="77777777" w:rsidR="00CC350C" w:rsidRDefault="00CC350C" w:rsidP="008C4EF0">
            <w:pPr>
              <w:jc w:val="both"/>
              <w:rPr>
                <w:rFonts w:ascii="Times New Roman" w:hAnsi="Times New Roman"/>
                <w:color w:val="000000" w:themeColor="text1"/>
                <w:sz w:val="24"/>
                <w:szCs w:val="24"/>
              </w:rPr>
            </w:pPr>
            <w:r>
              <w:rPr>
                <w:rFonts w:ascii="Times New Roman" w:hAnsi="Times New Roman"/>
                <w:color w:val="000000" w:themeColor="text1"/>
                <w:sz w:val="24"/>
                <w:szCs w:val="24"/>
                <w:lang w:val="en-US"/>
              </w:rPr>
              <w:t>(23.67%)</w:t>
            </w:r>
          </w:p>
        </w:tc>
        <w:tc>
          <w:tcPr>
            <w:tcW w:w="1934" w:type="dxa"/>
          </w:tcPr>
          <w:p w14:paraId="4F4BA066"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98</w:t>
            </w:r>
          </w:p>
          <w:p w14:paraId="23554A63" w14:textId="77777777" w:rsidR="00CC350C" w:rsidRDefault="00CC350C" w:rsidP="008C4EF0">
            <w:pPr>
              <w:jc w:val="both"/>
              <w:rPr>
                <w:rFonts w:ascii="Times New Roman" w:hAnsi="Times New Roman"/>
                <w:color w:val="000000" w:themeColor="text1"/>
                <w:sz w:val="24"/>
                <w:szCs w:val="24"/>
              </w:rPr>
            </w:pPr>
            <w:r>
              <w:rPr>
                <w:rFonts w:ascii="Times New Roman" w:hAnsi="Times New Roman"/>
                <w:color w:val="000000" w:themeColor="text1"/>
                <w:sz w:val="24"/>
                <w:szCs w:val="24"/>
                <w:lang w:val="en-US"/>
              </w:rPr>
              <w:t>(32.67%)</w:t>
            </w:r>
          </w:p>
        </w:tc>
        <w:tc>
          <w:tcPr>
            <w:tcW w:w="1727" w:type="dxa"/>
          </w:tcPr>
          <w:p w14:paraId="1A138FEF"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126</w:t>
            </w:r>
          </w:p>
          <w:p w14:paraId="7B8580BD" w14:textId="77777777" w:rsidR="00CC350C" w:rsidRDefault="00CC350C" w:rsidP="008C4EF0">
            <w:pPr>
              <w:jc w:val="both"/>
              <w:rPr>
                <w:rFonts w:ascii="Times New Roman" w:hAnsi="Times New Roman"/>
                <w:color w:val="000000" w:themeColor="text1"/>
                <w:sz w:val="24"/>
                <w:szCs w:val="24"/>
              </w:rPr>
            </w:pPr>
            <w:r>
              <w:rPr>
                <w:rFonts w:ascii="Times New Roman" w:hAnsi="Times New Roman"/>
                <w:color w:val="000000" w:themeColor="text1"/>
                <w:sz w:val="24"/>
                <w:szCs w:val="24"/>
                <w:lang w:val="en-US"/>
              </w:rPr>
              <w:t>(42%)</w:t>
            </w:r>
          </w:p>
        </w:tc>
        <w:tc>
          <w:tcPr>
            <w:tcW w:w="1727" w:type="dxa"/>
          </w:tcPr>
          <w:p w14:paraId="4BA8C659"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5</w:t>
            </w:r>
          </w:p>
          <w:p w14:paraId="24CE2F8E" w14:textId="77777777" w:rsidR="00CC350C" w:rsidRDefault="00CC350C" w:rsidP="008C4EF0">
            <w:pPr>
              <w:jc w:val="both"/>
              <w:rPr>
                <w:rFonts w:ascii="Times New Roman" w:hAnsi="Times New Roman"/>
                <w:color w:val="000000" w:themeColor="text1"/>
                <w:sz w:val="24"/>
                <w:szCs w:val="24"/>
              </w:rPr>
            </w:pPr>
            <w:r>
              <w:rPr>
                <w:rFonts w:ascii="Times New Roman" w:hAnsi="Times New Roman"/>
                <w:color w:val="000000" w:themeColor="text1"/>
                <w:sz w:val="24"/>
                <w:szCs w:val="24"/>
                <w:lang w:val="en-US"/>
              </w:rPr>
              <w:t>(1.67%)</w:t>
            </w:r>
          </w:p>
        </w:tc>
      </w:tr>
      <w:tr w:rsidR="00CC350C" w:rsidRPr="00862546" w14:paraId="50549A7F" w14:textId="77777777" w:rsidTr="008C4EF0">
        <w:trPr>
          <w:trHeight w:val="365"/>
        </w:trPr>
        <w:tc>
          <w:tcPr>
            <w:tcW w:w="2404" w:type="dxa"/>
          </w:tcPr>
          <w:p w14:paraId="3694B00E" w14:textId="4AB8365D" w:rsidR="00CC350C" w:rsidRPr="0067685C" w:rsidRDefault="00DC41A4" w:rsidP="008C4EF0">
            <w:pPr>
              <w:spacing w:line="480" w:lineRule="auto"/>
              <w:jc w:val="both"/>
              <w:rPr>
                <w:rFonts w:ascii="Times New Roman" w:hAnsi="Times New Roman"/>
                <w:color w:val="000000" w:themeColor="text1"/>
                <w:sz w:val="24"/>
                <w:szCs w:val="24"/>
              </w:rPr>
            </w:pPr>
            <w:r w:rsidRPr="00DC41A4">
              <w:rPr>
                <w:rFonts w:ascii="Times New Roman" w:hAnsi="Times New Roman"/>
                <w:color w:val="000000" w:themeColor="text1"/>
                <w:sz w:val="24"/>
                <w:szCs w:val="24"/>
              </w:rPr>
              <w:t>Social media plays a vital role in shaping public opinion on immunization in Alimosho.</w:t>
            </w:r>
          </w:p>
        </w:tc>
        <w:tc>
          <w:tcPr>
            <w:tcW w:w="2019" w:type="dxa"/>
          </w:tcPr>
          <w:p w14:paraId="0132E181" w14:textId="255D7727" w:rsidR="00CC350C" w:rsidRDefault="00ED112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111</w:t>
            </w:r>
          </w:p>
          <w:p w14:paraId="1801D23B" w14:textId="28F99841"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ED112C">
              <w:rPr>
                <w:rFonts w:ascii="Times New Roman" w:hAnsi="Times New Roman"/>
                <w:color w:val="000000" w:themeColor="text1"/>
                <w:sz w:val="24"/>
                <w:szCs w:val="24"/>
                <w:lang w:val="en-US"/>
              </w:rPr>
              <w:t>37</w:t>
            </w:r>
            <w:r>
              <w:rPr>
                <w:rFonts w:ascii="Times New Roman" w:hAnsi="Times New Roman"/>
                <w:color w:val="000000" w:themeColor="text1"/>
                <w:sz w:val="24"/>
                <w:szCs w:val="24"/>
                <w:lang w:val="en-US"/>
              </w:rPr>
              <w:t>%)</w:t>
            </w:r>
          </w:p>
        </w:tc>
        <w:tc>
          <w:tcPr>
            <w:tcW w:w="1934" w:type="dxa"/>
          </w:tcPr>
          <w:p w14:paraId="18EAD60A" w14:textId="75002130" w:rsidR="00CC350C" w:rsidRDefault="00ED112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99</w:t>
            </w:r>
          </w:p>
          <w:p w14:paraId="0421E9E2" w14:textId="1C76596D"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ED112C">
              <w:rPr>
                <w:rFonts w:ascii="Times New Roman" w:hAnsi="Times New Roman"/>
                <w:color w:val="000000" w:themeColor="text1"/>
                <w:sz w:val="24"/>
                <w:szCs w:val="24"/>
                <w:lang w:val="en-US"/>
              </w:rPr>
              <w:t>33</w:t>
            </w:r>
            <w:r>
              <w:rPr>
                <w:rFonts w:ascii="Times New Roman" w:hAnsi="Times New Roman"/>
                <w:color w:val="000000" w:themeColor="text1"/>
                <w:sz w:val="24"/>
                <w:szCs w:val="24"/>
                <w:lang w:val="en-US"/>
              </w:rPr>
              <w:t>%)</w:t>
            </w:r>
          </w:p>
        </w:tc>
        <w:tc>
          <w:tcPr>
            <w:tcW w:w="1727" w:type="dxa"/>
          </w:tcPr>
          <w:p w14:paraId="24162D53" w14:textId="1B77BC22" w:rsidR="00CC350C" w:rsidRDefault="00ED112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80</w:t>
            </w:r>
          </w:p>
          <w:p w14:paraId="01D59D6A" w14:textId="19E8CA68"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ED112C">
              <w:rPr>
                <w:rFonts w:ascii="Times New Roman" w:hAnsi="Times New Roman"/>
                <w:color w:val="000000" w:themeColor="text1"/>
                <w:sz w:val="24"/>
                <w:szCs w:val="24"/>
                <w:lang w:val="en-US"/>
              </w:rPr>
              <w:t>26.67</w:t>
            </w:r>
            <w:r>
              <w:rPr>
                <w:rFonts w:ascii="Times New Roman" w:hAnsi="Times New Roman"/>
                <w:color w:val="000000" w:themeColor="text1"/>
                <w:sz w:val="24"/>
                <w:szCs w:val="24"/>
                <w:lang w:val="en-US"/>
              </w:rPr>
              <w:t>%)</w:t>
            </w:r>
          </w:p>
        </w:tc>
        <w:tc>
          <w:tcPr>
            <w:tcW w:w="1727" w:type="dxa"/>
          </w:tcPr>
          <w:p w14:paraId="7B049594" w14:textId="7400BBEE" w:rsidR="00CC350C" w:rsidRDefault="00ED112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10</w:t>
            </w:r>
          </w:p>
          <w:p w14:paraId="79EB3B73" w14:textId="61646191"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w:t>
            </w:r>
            <w:r w:rsidR="00ED112C">
              <w:rPr>
                <w:rFonts w:ascii="Times New Roman" w:hAnsi="Times New Roman"/>
                <w:color w:val="000000" w:themeColor="text1"/>
                <w:sz w:val="24"/>
                <w:szCs w:val="24"/>
                <w:lang w:val="en-US"/>
              </w:rPr>
              <w:t>3.33</w:t>
            </w:r>
            <w:r>
              <w:rPr>
                <w:rFonts w:ascii="Times New Roman" w:hAnsi="Times New Roman"/>
                <w:color w:val="000000" w:themeColor="text1"/>
                <w:sz w:val="24"/>
                <w:szCs w:val="24"/>
                <w:lang w:val="en-US"/>
              </w:rPr>
              <w:t>%)</w:t>
            </w:r>
          </w:p>
        </w:tc>
      </w:tr>
      <w:tr w:rsidR="00CC350C" w:rsidRPr="00862546" w14:paraId="1A0DD349" w14:textId="77777777" w:rsidTr="008C4EF0">
        <w:trPr>
          <w:trHeight w:val="365"/>
        </w:trPr>
        <w:tc>
          <w:tcPr>
            <w:tcW w:w="2404" w:type="dxa"/>
          </w:tcPr>
          <w:p w14:paraId="58B7CD62" w14:textId="723D0C30" w:rsidR="00CC350C" w:rsidRPr="00ED112C" w:rsidRDefault="00DC41A4" w:rsidP="008C4EF0">
            <w:pPr>
              <w:spacing w:line="480" w:lineRule="auto"/>
              <w:jc w:val="both"/>
              <w:rPr>
                <w:rFonts w:ascii="Times New Roman" w:hAnsi="Times New Roman"/>
                <w:color w:val="000000" w:themeColor="text1"/>
                <w:sz w:val="24"/>
                <w:szCs w:val="24"/>
                <w:lang w:val="en-US"/>
              </w:rPr>
            </w:pPr>
            <w:r w:rsidRPr="00DC41A4">
              <w:rPr>
                <w:rFonts w:ascii="Times New Roman" w:hAnsi="Times New Roman"/>
                <w:color w:val="000000" w:themeColor="text1"/>
                <w:sz w:val="24"/>
                <w:szCs w:val="24"/>
              </w:rPr>
              <w:t>I believe more frequent social media campaigns would improve vaccine acceptance in my community.</w:t>
            </w:r>
          </w:p>
        </w:tc>
        <w:tc>
          <w:tcPr>
            <w:tcW w:w="2019" w:type="dxa"/>
          </w:tcPr>
          <w:p w14:paraId="1E4EFAE0"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68</w:t>
            </w:r>
          </w:p>
          <w:p w14:paraId="56FB27C9"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(22.67%)</w:t>
            </w:r>
          </w:p>
        </w:tc>
        <w:tc>
          <w:tcPr>
            <w:tcW w:w="1934" w:type="dxa"/>
          </w:tcPr>
          <w:p w14:paraId="7C321DA3"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115</w:t>
            </w:r>
          </w:p>
          <w:p w14:paraId="29A7EB54"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(38.33%)</w:t>
            </w:r>
          </w:p>
        </w:tc>
        <w:tc>
          <w:tcPr>
            <w:tcW w:w="1727" w:type="dxa"/>
          </w:tcPr>
          <w:p w14:paraId="29FBCBC2"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78</w:t>
            </w:r>
          </w:p>
          <w:p w14:paraId="3BC4ADF0"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(26%)</w:t>
            </w:r>
          </w:p>
        </w:tc>
        <w:tc>
          <w:tcPr>
            <w:tcW w:w="1727" w:type="dxa"/>
          </w:tcPr>
          <w:p w14:paraId="0351AF93"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39</w:t>
            </w:r>
          </w:p>
          <w:p w14:paraId="6FC956A4"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(13%)</w:t>
            </w:r>
          </w:p>
        </w:tc>
      </w:tr>
      <w:tr w:rsidR="00CC350C" w:rsidRPr="00862546" w14:paraId="5294E941" w14:textId="77777777" w:rsidTr="008C4EF0">
        <w:trPr>
          <w:trHeight w:val="365"/>
        </w:trPr>
        <w:tc>
          <w:tcPr>
            <w:tcW w:w="2404" w:type="dxa"/>
          </w:tcPr>
          <w:p w14:paraId="1F6F4BBF" w14:textId="66357945" w:rsidR="00CC350C" w:rsidRPr="0067685C" w:rsidRDefault="00DC41A4" w:rsidP="008C4EF0">
            <w:pPr>
              <w:spacing w:line="480" w:lineRule="auto"/>
              <w:jc w:val="both"/>
              <w:rPr>
                <w:rFonts w:ascii="Times New Roman" w:hAnsi="Times New Roman"/>
                <w:color w:val="000000" w:themeColor="text1"/>
                <w:sz w:val="24"/>
                <w:szCs w:val="24"/>
              </w:rPr>
            </w:pPr>
            <w:r w:rsidRPr="00DC41A4">
              <w:rPr>
                <w:rFonts w:ascii="Times New Roman" w:hAnsi="Times New Roman"/>
                <w:color w:val="000000" w:themeColor="text1"/>
                <w:sz w:val="24"/>
                <w:szCs w:val="24"/>
              </w:rPr>
              <w:t>Social media has made me more cautious or skeptical about taking vaccines</w:t>
            </w:r>
          </w:p>
        </w:tc>
        <w:tc>
          <w:tcPr>
            <w:tcW w:w="2019" w:type="dxa"/>
          </w:tcPr>
          <w:p w14:paraId="0BB9A905"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98</w:t>
            </w:r>
          </w:p>
          <w:p w14:paraId="6C95D4FE"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(32.67%)</w:t>
            </w:r>
          </w:p>
        </w:tc>
        <w:tc>
          <w:tcPr>
            <w:tcW w:w="1934" w:type="dxa"/>
          </w:tcPr>
          <w:p w14:paraId="4B190C9C"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81</w:t>
            </w:r>
          </w:p>
          <w:p w14:paraId="1B058BB9"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(27%)</w:t>
            </w:r>
          </w:p>
        </w:tc>
        <w:tc>
          <w:tcPr>
            <w:tcW w:w="1727" w:type="dxa"/>
          </w:tcPr>
          <w:p w14:paraId="3ECE03E3"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50</w:t>
            </w:r>
          </w:p>
          <w:p w14:paraId="0077E07A"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(16.67%)</w:t>
            </w:r>
          </w:p>
        </w:tc>
        <w:tc>
          <w:tcPr>
            <w:tcW w:w="1727" w:type="dxa"/>
          </w:tcPr>
          <w:p w14:paraId="11EB66F7"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71</w:t>
            </w:r>
          </w:p>
          <w:p w14:paraId="0ED9BF84" w14:textId="77777777" w:rsidR="00CC350C" w:rsidRDefault="00CC350C" w:rsidP="008C4EF0">
            <w:pPr>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(23.67%)</w:t>
            </w:r>
          </w:p>
        </w:tc>
      </w:tr>
    </w:tbl>
    <w:p w14:paraId="35C550F2" w14:textId="77777777" w:rsidR="00CC350C" w:rsidRPr="00733741" w:rsidRDefault="00CC350C" w:rsidP="00CC350C">
      <w:pPr>
        <w:spacing w:line="480" w:lineRule="auto"/>
        <w:rPr>
          <w:rFonts w:ascii="Times New Roman" w:hAnsi="Times New Roman"/>
          <w:b/>
          <w:sz w:val="24"/>
          <w:szCs w:val="24"/>
        </w:rPr>
      </w:pPr>
      <w:r w:rsidRPr="00733741">
        <w:rPr>
          <w:rFonts w:ascii="Times New Roman" w:hAnsi="Times New Roman"/>
          <w:b/>
          <w:sz w:val="24"/>
          <w:szCs w:val="24"/>
        </w:rPr>
        <w:t>Source: Field Survey 2025</w:t>
      </w:r>
    </w:p>
    <w:p w14:paraId="4F2970F3" w14:textId="39262B53" w:rsidR="002E1654" w:rsidRDefault="005D358C" w:rsidP="00CC350C">
      <w:pPr>
        <w:spacing w:line="480" w:lineRule="auto"/>
        <w:rPr>
          <w:rFonts w:ascii="Times New Roman" w:hAnsi="Times New Roman" w:cs="Times New Roman"/>
          <w:sz w:val="24"/>
          <w:szCs w:val="24"/>
          <w:lang w:val="en-US"/>
        </w:rPr>
      </w:pPr>
      <w:r>
        <w:rPr>
          <w:noProof/>
        </w:rPr>
        <w:lastRenderedPageBreak/>
        <w:drawing>
          <wp:inline distT="0" distB="0" distL="0" distR="0" wp14:anchorId="0858E2A0" wp14:editId="54FAD4F0">
            <wp:extent cx="4572000" cy="2743200"/>
            <wp:effectExtent l="0" t="0" r="0" b="0"/>
            <wp:docPr id="6" name="Chart 6">
              <a:extLst xmlns:a="http://schemas.openxmlformats.org/drawingml/2006/main">
                <a:ext uri="{FF2B5EF4-FFF2-40B4-BE49-F238E27FC236}">
                  <a16:creationId xmlns:a16="http://schemas.microsoft.com/office/drawing/2014/main" id="{441E977F-0910-4BFE-B735-33279A551C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E464C05" w14:textId="794AC3B0" w:rsidR="00291853" w:rsidRPr="00291853" w:rsidRDefault="00291853" w:rsidP="00291853">
      <w:pPr>
        <w:shd w:val="clear" w:color="auto" w:fill="FFFFFF"/>
        <w:spacing w:before="240" w:line="480" w:lineRule="auto"/>
        <w:jc w:val="both"/>
        <w:rPr>
          <w:rFonts w:ascii="Times New Roman" w:hAnsi="Times New Roman"/>
          <w:color w:val="000000" w:themeColor="text1"/>
          <w:sz w:val="24"/>
          <w:szCs w:val="24"/>
        </w:rPr>
      </w:pPr>
      <w:r w:rsidRPr="007303B0">
        <w:rPr>
          <w:rFonts w:ascii="Times New Roman" w:hAnsi="Times New Roman"/>
          <w:b/>
          <w:color w:val="000000" w:themeColor="text1"/>
          <w:sz w:val="24"/>
          <w:szCs w:val="24"/>
        </w:rPr>
        <w:t>Fig:</w:t>
      </w:r>
      <w:r>
        <w:rPr>
          <w:rFonts w:ascii="Times New Roman" w:hAnsi="Times New Roman"/>
          <w:b/>
          <w:color w:val="000000" w:themeColor="text1"/>
          <w:sz w:val="24"/>
          <w:szCs w:val="24"/>
          <w:lang w:val="en-US"/>
        </w:rPr>
        <w:t>4</w:t>
      </w:r>
      <w:r w:rsidRPr="007303B0">
        <w:rPr>
          <w:rFonts w:ascii="Times New Roman" w:hAnsi="Times New Roman"/>
          <w:b/>
          <w:color w:val="000000" w:themeColor="text1"/>
          <w:sz w:val="24"/>
          <w:szCs w:val="24"/>
        </w:rPr>
        <w:t>.</w:t>
      </w:r>
      <w:r w:rsidRPr="002345AC">
        <w:t xml:space="preserve"> </w:t>
      </w:r>
      <w:r>
        <w:t xml:space="preserve"> </w:t>
      </w:r>
      <w:r w:rsidRPr="00291853">
        <w:rPr>
          <w:rFonts w:ascii="Times New Roman" w:hAnsi="Times New Roman"/>
          <w:b/>
          <w:color w:val="000000" w:themeColor="text1"/>
          <w:sz w:val="24"/>
          <w:szCs w:val="24"/>
        </w:rPr>
        <w:t>Influence of Social Media on Perception and Decision-Making</w:t>
      </w:r>
    </w:p>
    <w:p w14:paraId="3334360E" w14:textId="3AF43081" w:rsidR="005D358C" w:rsidRPr="005D358C" w:rsidRDefault="005D358C" w:rsidP="005D358C">
      <w:pPr>
        <w:spacing w:line="480" w:lineRule="auto"/>
        <w:jc w:val="both"/>
        <w:rPr>
          <w:rFonts w:ascii="Times New Roman" w:hAnsi="Times New Roman" w:cs="Times New Roman"/>
          <w:sz w:val="24"/>
          <w:szCs w:val="24"/>
          <w:lang w:val="en-US"/>
        </w:rPr>
      </w:pPr>
      <w:r w:rsidRPr="005D358C">
        <w:rPr>
          <w:rFonts w:ascii="Times New Roman" w:hAnsi="Times New Roman" w:cs="Times New Roman"/>
          <w:sz w:val="24"/>
          <w:szCs w:val="24"/>
          <w:lang w:val="en-US"/>
        </w:rPr>
        <w:t>This section assesses how social media content influences individual perceptions, trust, and decisions regarding HPV vaccination in Alimosho Local Government Area. The findings reveal both positive and negative effects of social media on vaccine-related attitudes and behaviors.</w:t>
      </w:r>
    </w:p>
    <w:p w14:paraId="3007F58C" w14:textId="40BEF335" w:rsidR="005D358C" w:rsidRPr="005D358C" w:rsidRDefault="005D358C" w:rsidP="005D358C">
      <w:pPr>
        <w:spacing w:line="480" w:lineRule="auto"/>
        <w:jc w:val="both"/>
        <w:rPr>
          <w:rFonts w:ascii="Times New Roman" w:hAnsi="Times New Roman" w:cs="Times New Roman"/>
          <w:sz w:val="24"/>
          <w:szCs w:val="24"/>
          <w:lang w:val="en-US"/>
        </w:rPr>
      </w:pPr>
      <w:r w:rsidRPr="005D358C">
        <w:rPr>
          <w:rFonts w:ascii="Times New Roman" w:hAnsi="Times New Roman" w:cs="Times New Roman"/>
          <w:sz w:val="24"/>
          <w:szCs w:val="24"/>
          <w:lang w:val="en-US"/>
        </w:rPr>
        <w:t>A combined 77.66% of respondents (strongly agree – 42.33%, agree – 35.33%) acknowledge that social media has influenced their perception of the safety and effectiveness of vaccines. This shows that social media significantly shapes public opinion and personal attitudes toward immunization, making it a powerful platform for vaccine advocacy. Likewise, 84.34% of respondents indicated that posts or testimonials seen online encouraged them to get vaccinated, highlighting the persuasive impact of personal stories and user-generated content in influencing health decisions.</w:t>
      </w:r>
    </w:p>
    <w:p w14:paraId="5D93FF7D" w14:textId="45CC1142" w:rsidR="005D358C" w:rsidRPr="005D358C" w:rsidRDefault="005D358C" w:rsidP="005D358C">
      <w:pPr>
        <w:spacing w:line="480" w:lineRule="auto"/>
        <w:jc w:val="both"/>
        <w:rPr>
          <w:rFonts w:ascii="Times New Roman" w:hAnsi="Times New Roman" w:cs="Times New Roman"/>
          <w:sz w:val="24"/>
          <w:szCs w:val="24"/>
          <w:lang w:val="en-US"/>
        </w:rPr>
      </w:pPr>
      <w:r w:rsidRPr="005D358C">
        <w:rPr>
          <w:rFonts w:ascii="Times New Roman" w:hAnsi="Times New Roman" w:cs="Times New Roman"/>
          <w:sz w:val="24"/>
          <w:szCs w:val="24"/>
          <w:lang w:val="en-US"/>
        </w:rPr>
        <w:t>However, the role of misinformation is evident. About 61% of respondents admitted to encountering false or misleading vaccine-related information on social media, while 33.33% disagreed. This points to a major challenge facing health communication on digital platforms: the spread of unverified or harmful content, which could undermine public health goals.</w:t>
      </w:r>
    </w:p>
    <w:p w14:paraId="27EC49D5" w14:textId="3D1766B5" w:rsidR="005D358C" w:rsidRPr="005D358C" w:rsidRDefault="005D358C" w:rsidP="005D358C">
      <w:pPr>
        <w:spacing w:line="480" w:lineRule="auto"/>
        <w:jc w:val="both"/>
        <w:rPr>
          <w:rFonts w:ascii="Times New Roman" w:hAnsi="Times New Roman" w:cs="Times New Roman"/>
          <w:sz w:val="24"/>
          <w:szCs w:val="24"/>
          <w:lang w:val="en-US"/>
        </w:rPr>
      </w:pPr>
      <w:r w:rsidRPr="005D358C">
        <w:rPr>
          <w:rFonts w:ascii="Times New Roman" w:hAnsi="Times New Roman" w:cs="Times New Roman"/>
          <w:sz w:val="24"/>
          <w:szCs w:val="24"/>
          <w:lang w:val="en-US"/>
        </w:rPr>
        <w:lastRenderedPageBreak/>
        <w:t>Encouragingly, 74.67% of respondents reported that they actively verify vaccine-related information before believing or sharing it. This indicates a relatively high level of critical engagement with online content, suggesting that digital literacy and caution are present among many users. Despite this, only 56.34% of respondents (strongly agree and agree) said that they or someone they know was encouraged to take a vaccine due to a campaign on social media, while 42% disagreed</w:t>
      </w:r>
      <w:r>
        <w:rPr>
          <w:rFonts w:ascii="Times New Roman" w:hAnsi="Times New Roman" w:cs="Times New Roman"/>
          <w:sz w:val="24"/>
          <w:szCs w:val="24"/>
          <w:lang w:val="en-US"/>
        </w:rPr>
        <w:t xml:space="preserve"> </w:t>
      </w:r>
      <w:r w:rsidRPr="005D358C">
        <w:rPr>
          <w:rFonts w:ascii="Times New Roman" w:hAnsi="Times New Roman" w:cs="Times New Roman"/>
          <w:sz w:val="24"/>
          <w:szCs w:val="24"/>
          <w:lang w:val="en-US"/>
        </w:rPr>
        <w:t>implying that influence may be limited in some cases or depend on the strength and credibility of the campaigns.</w:t>
      </w:r>
    </w:p>
    <w:p w14:paraId="5C8ECB3A" w14:textId="483EE8F8" w:rsidR="005D358C" w:rsidRPr="005D358C" w:rsidRDefault="005D358C" w:rsidP="005D358C">
      <w:pPr>
        <w:spacing w:line="480" w:lineRule="auto"/>
        <w:jc w:val="both"/>
        <w:rPr>
          <w:rFonts w:ascii="Times New Roman" w:hAnsi="Times New Roman" w:cs="Times New Roman"/>
          <w:sz w:val="24"/>
          <w:szCs w:val="24"/>
          <w:lang w:val="en-US"/>
        </w:rPr>
      </w:pPr>
      <w:r w:rsidRPr="005D358C">
        <w:rPr>
          <w:rFonts w:ascii="Times New Roman" w:hAnsi="Times New Roman" w:cs="Times New Roman"/>
          <w:sz w:val="24"/>
          <w:szCs w:val="24"/>
          <w:lang w:val="en-US"/>
        </w:rPr>
        <w:t>Furthermore, 70% of respondents agreed that social media plays a vital role in shaping public opinion about immunization in Alimosho LGA. This confirms its importance as a tool for public engagement and awareness creation. When asked whether more frequent campaigns would improve vaccine acceptance, 61% agreed, while 39% expressed doubts</w:t>
      </w:r>
      <w:r>
        <w:rPr>
          <w:rFonts w:ascii="Times New Roman" w:hAnsi="Times New Roman" w:cs="Times New Roman"/>
          <w:sz w:val="24"/>
          <w:szCs w:val="24"/>
          <w:lang w:val="en-US"/>
        </w:rPr>
        <w:t xml:space="preserve"> </w:t>
      </w:r>
      <w:r w:rsidRPr="005D358C">
        <w:rPr>
          <w:rFonts w:ascii="Times New Roman" w:hAnsi="Times New Roman" w:cs="Times New Roman"/>
          <w:sz w:val="24"/>
          <w:szCs w:val="24"/>
          <w:lang w:val="en-US"/>
        </w:rPr>
        <w:t>indicating a moderate but not universal belief in the effectiveness of increased digital outreach.</w:t>
      </w:r>
    </w:p>
    <w:p w14:paraId="34835E66" w14:textId="4E548593" w:rsidR="005D358C" w:rsidRPr="005D358C" w:rsidRDefault="005D358C" w:rsidP="005D358C">
      <w:pPr>
        <w:spacing w:line="480" w:lineRule="auto"/>
        <w:jc w:val="both"/>
        <w:rPr>
          <w:rFonts w:ascii="Times New Roman" w:hAnsi="Times New Roman" w:cs="Times New Roman"/>
          <w:sz w:val="24"/>
          <w:szCs w:val="24"/>
          <w:lang w:val="en-US"/>
        </w:rPr>
      </w:pPr>
      <w:r w:rsidRPr="005D358C">
        <w:rPr>
          <w:rFonts w:ascii="Times New Roman" w:hAnsi="Times New Roman" w:cs="Times New Roman"/>
          <w:sz w:val="24"/>
          <w:szCs w:val="24"/>
          <w:lang w:val="en-US"/>
        </w:rPr>
        <w:t>Notably, 59.67% of respondents admitted that social media made them more cautious or skeptical about vaccines. This dual effect</w:t>
      </w:r>
      <w:r>
        <w:rPr>
          <w:rFonts w:ascii="Times New Roman" w:hAnsi="Times New Roman" w:cs="Times New Roman"/>
          <w:sz w:val="24"/>
          <w:szCs w:val="24"/>
          <w:lang w:val="en-US"/>
        </w:rPr>
        <w:t xml:space="preserve"> </w:t>
      </w:r>
      <w:r w:rsidRPr="005D358C">
        <w:rPr>
          <w:rFonts w:ascii="Times New Roman" w:hAnsi="Times New Roman" w:cs="Times New Roman"/>
          <w:sz w:val="24"/>
          <w:szCs w:val="24"/>
          <w:lang w:val="en-US"/>
        </w:rPr>
        <w:t>both encouraging and discouraging</w:t>
      </w:r>
      <w:r>
        <w:rPr>
          <w:rFonts w:ascii="Times New Roman" w:hAnsi="Times New Roman" w:cs="Times New Roman"/>
          <w:sz w:val="24"/>
          <w:szCs w:val="24"/>
          <w:lang w:val="en-US"/>
        </w:rPr>
        <w:t xml:space="preserve"> </w:t>
      </w:r>
      <w:r w:rsidRPr="005D358C">
        <w:rPr>
          <w:rFonts w:ascii="Times New Roman" w:hAnsi="Times New Roman" w:cs="Times New Roman"/>
          <w:sz w:val="24"/>
          <w:szCs w:val="24"/>
          <w:lang w:val="en-US"/>
        </w:rPr>
        <w:t>highlights the complex influence of social media: while it informs and persuades, it can also provoke fear, doubt, or resistance depending on the type and tone of the content encountered.</w:t>
      </w:r>
    </w:p>
    <w:p w14:paraId="4DA46D40" w14:textId="2EC9484C" w:rsidR="002E1654" w:rsidRDefault="005D358C" w:rsidP="005D358C">
      <w:pPr>
        <w:spacing w:line="480" w:lineRule="auto"/>
        <w:jc w:val="both"/>
        <w:rPr>
          <w:rFonts w:ascii="Times New Roman" w:hAnsi="Times New Roman" w:cs="Times New Roman"/>
          <w:sz w:val="24"/>
          <w:szCs w:val="24"/>
          <w:lang w:val="en-US"/>
        </w:rPr>
      </w:pPr>
      <w:r w:rsidRPr="005D358C">
        <w:rPr>
          <w:rFonts w:ascii="Times New Roman" w:hAnsi="Times New Roman" w:cs="Times New Roman"/>
          <w:sz w:val="24"/>
          <w:szCs w:val="24"/>
          <w:lang w:val="en-US"/>
        </w:rPr>
        <w:t>In conclusion, the data show that social media is a double-edged sword in shaping vaccine perceptions and decisions. It holds significant power to influence behavior positively, but also presents risks due to misinformation and skepticism. Effective public health communication must therefore prioritize clear, credible, and relatable messaging to maximize positive outcomes in HPV vaccine acceptance and uptake in Alimosho LGA.</w:t>
      </w:r>
    </w:p>
    <w:p w14:paraId="77E87F7C" w14:textId="5A409C59" w:rsidR="002E1654" w:rsidRDefault="002E1654" w:rsidP="00242DBC">
      <w:pPr>
        <w:spacing w:line="480" w:lineRule="auto"/>
        <w:rPr>
          <w:rFonts w:ascii="Times New Roman" w:hAnsi="Times New Roman" w:cs="Times New Roman"/>
          <w:sz w:val="24"/>
          <w:szCs w:val="24"/>
          <w:lang w:val="en-US"/>
        </w:rPr>
      </w:pPr>
    </w:p>
    <w:p w14:paraId="7BCE727C" w14:textId="77777777" w:rsidR="00242DBC" w:rsidRDefault="00242DBC" w:rsidP="00242DBC">
      <w:pPr>
        <w:spacing w:before="100" w:beforeAutospacing="1" w:line="480" w:lineRule="auto"/>
        <w:jc w:val="both"/>
        <w:rPr>
          <w:rFonts w:ascii="Times New Roman" w:eastAsia="Calibri" w:hAnsi="Times New Roman"/>
          <w:b/>
          <w:sz w:val="24"/>
          <w:szCs w:val="24"/>
          <w:lang/>
        </w:rPr>
      </w:pPr>
    </w:p>
    <w:p w14:paraId="4B63ACBB" w14:textId="459838F9" w:rsidR="00242DBC" w:rsidRPr="00CD4167" w:rsidRDefault="00242DBC" w:rsidP="00242DBC">
      <w:pPr>
        <w:spacing w:before="100" w:beforeAutospacing="1" w:line="480" w:lineRule="auto"/>
        <w:jc w:val="both"/>
        <w:rPr>
          <w:rFonts w:ascii="Times New Roman" w:eastAsia="Calibri" w:hAnsi="Times New Roman"/>
          <w:color w:val="000000"/>
          <w:sz w:val="24"/>
          <w:szCs w:val="24"/>
          <w:lang/>
        </w:rPr>
      </w:pPr>
      <w:r w:rsidRPr="00CD4167">
        <w:rPr>
          <w:rFonts w:ascii="Times New Roman" w:eastAsia="Calibri" w:hAnsi="Times New Roman"/>
          <w:b/>
          <w:sz w:val="24"/>
          <w:szCs w:val="24"/>
          <w:lang/>
        </w:rPr>
        <w:lastRenderedPageBreak/>
        <w:t>4.3</w:t>
      </w:r>
      <w:r w:rsidRPr="00CD4167">
        <w:rPr>
          <w:rFonts w:ascii="Times New Roman" w:eastAsia="Calibri" w:hAnsi="Times New Roman"/>
          <w:b/>
          <w:sz w:val="24"/>
          <w:szCs w:val="24"/>
          <w:lang/>
        </w:rPr>
        <w:tab/>
        <w:t>Discussion of Findings</w:t>
      </w:r>
    </w:p>
    <w:p w14:paraId="3F3D708D" w14:textId="77777777" w:rsidR="00242DBC" w:rsidRPr="00242DBC" w:rsidRDefault="00242DBC" w:rsidP="00242DBC">
      <w:pPr>
        <w:spacing w:line="480" w:lineRule="auto"/>
        <w:jc w:val="both"/>
        <w:rPr>
          <w:rFonts w:ascii="Times New Roman" w:hAnsi="Times New Roman" w:cs="Times New Roman"/>
          <w:sz w:val="24"/>
          <w:szCs w:val="24"/>
        </w:rPr>
      </w:pPr>
      <w:r w:rsidRPr="00242DBC">
        <w:rPr>
          <w:rFonts w:ascii="Times New Roman" w:hAnsi="Times New Roman" w:cs="Times New Roman"/>
          <w:sz w:val="24"/>
          <w:szCs w:val="24"/>
        </w:rPr>
        <w:t>The findings of this study reveal a multifaceted relationship between social media usage and public health campaigns aimed at increasing awareness and uptake of the Human Papillomavirus (HPV) vaccine in Alimosho Local Government Area of Lagos State. This discussion is structured around the key research objectives: awareness, adoption, influence, and decision-making.</w:t>
      </w:r>
    </w:p>
    <w:p w14:paraId="117FDA0D" w14:textId="77777777" w:rsidR="00242DBC" w:rsidRPr="00242DBC" w:rsidRDefault="00242DBC" w:rsidP="00242DBC">
      <w:pPr>
        <w:spacing w:line="480" w:lineRule="auto"/>
        <w:jc w:val="both"/>
        <w:rPr>
          <w:rFonts w:ascii="Times New Roman" w:hAnsi="Times New Roman" w:cs="Times New Roman"/>
          <w:sz w:val="24"/>
          <w:szCs w:val="24"/>
        </w:rPr>
      </w:pPr>
      <w:r w:rsidRPr="00242DBC">
        <w:rPr>
          <w:rFonts w:ascii="Times New Roman" w:hAnsi="Times New Roman" w:cs="Times New Roman"/>
          <w:sz w:val="24"/>
          <w:szCs w:val="24"/>
        </w:rPr>
        <w:t>The results indicate a high level of awareness among respondents regarding the use of social media as a source of vaccination information. A substantial 86% agreed that they are aware social media can be used to access immunization information, and nearly 99% reported encountering vaccination messages on platforms like Facebook, WhatsApp, and Instagram. This aligns with studies such as Adepoju (2023) and Uche &amp; Adebayo (2022), which emphasized the growing penetration of digital platforms in Nigeria's health communication landscape. The implication is that public health agencies are reaching their target audience, especially younger and educated individuals, through digital platforms.</w:t>
      </w:r>
    </w:p>
    <w:p w14:paraId="6669EB26" w14:textId="77777777" w:rsidR="00242DBC" w:rsidRPr="00242DBC" w:rsidRDefault="00242DBC" w:rsidP="00242DBC">
      <w:pPr>
        <w:spacing w:line="480" w:lineRule="auto"/>
        <w:jc w:val="both"/>
        <w:rPr>
          <w:rFonts w:ascii="Times New Roman" w:hAnsi="Times New Roman" w:cs="Times New Roman"/>
          <w:sz w:val="24"/>
          <w:szCs w:val="24"/>
        </w:rPr>
      </w:pPr>
      <w:r w:rsidRPr="00242DBC">
        <w:rPr>
          <w:rFonts w:ascii="Times New Roman" w:hAnsi="Times New Roman" w:cs="Times New Roman"/>
          <w:sz w:val="24"/>
          <w:szCs w:val="24"/>
        </w:rPr>
        <w:t>The data further show that social media is not only a source of information but also a tool actively adopted by users for engagement with health content. About 77.33% regularly use it to search for vaccine-related information, and 64.33% follow health pages or groups. However, only about 56% of respondents share or repost content, indicating a gap between passive consumption and active dissemination. This mirrors global trends where health information is consumed more than it is shared (WHO, 2022). The relatively low trust in social media compared to traditional media, expressed by nearly 49% of respondents, also highlights the challenge of misinformation and the need for credible and authoritative content.</w:t>
      </w:r>
    </w:p>
    <w:p w14:paraId="273A136B" w14:textId="1E9E7997" w:rsidR="00242DBC" w:rsidRPr="00242DBC" w:rsidRDefault="00242DBC" w:rsidP="00242DBC">
      <w:pPr>
        <w:spacing w:line="480" w:lineRule="auto"/>
        <w:jc w:val="both"/>
        <w:rPr>
          <w:rFonts w:ascii="Times New Roman" w:hAnsi="Times New Roman" w:cs="Times New Roman"/>
          <w:sz w:val="24"/>
          <w:szCs w:val="24"/>
        </w:rPr>
      </w:pPr>
      <w:r w:rsidRPr="00242DBC">
        <w:rPr>
          <w:rFonts w:ascii="Times New Roman" w:hAnsi="Times New Roman" w:cs="Times New Roman"/>
          <w:sz w:val="24"/>
          <w:szCs w:val="24"/>
        </w:rPr>
        <w:t xml:space="preserve">The study also found that social media plays a significant role in shaping perceptions and influencing health behaviours. Over 84% of respondents reported that posts and testimonials </w:t>
      </w:r>
      <w:r w:rsidRPr="00242DBC">
        <w:rPr>
          <w:rFonts w:ascii="Times New Roman" w:hAnsi="Times New Roman" w:cs="Times New Roman"/>
          <w:sz w:val="24"/>
          <w:szCs w:val="24"/>
        </w:rPr>
        <w:lastRenderedPageBreak/>
        <w:t>on social media encouraged them to consider vaccination, and 77.66% stated that social media positively influenced their perception of vaccine safety and effectiveness. However, a critical concern is that 61% also reported encountering false or misleading information, and nearly 60% admitted becoming more cautious or skeptical about vaccines due to what they saw online. This dual effect supports findings by Eze &amp; Akintoye (2023), who noted that while social media amplifies health campaigns, it also serves as a breeding ground for vaccine hesitancy and conspiracy theories.</w:t>
      </w:r>
    </w:p>
    <w:p w14:paraId="15CCB412" w14:textId="77777777" w:rsidR="00242DBC" w:rsidRPr="00242DBC" w:rsidRDefault="00242DBC" w:rsidP="00242DBC">
      <w:pPr>
        <w:spacing w:line="480" w:lineRule="auto"/>
        <w:jc w:val="both"/>
        <w:rPr>
          <w:rFonts w:ascii="Times New Roman" w:hAnsi="Times New Roman" w:cs="Times New Roman"/>
          <w:sz w:val="24"/>
          <w:szCs w:val="24"/>
        </w:rPr>
      </w:pPr>
      <w:r w:rsidRPr="00242DBC">
        <w:rPr>
          <w:rFonts w:ascii="Times New Roman" w:hAnsi="Times New Roman" w:cs="Times New Roman"/>
          <w:sz w:val="24"/>
          <w:szCs w:val="24"/>
        </w:rPr>
        <w:t>Overall, the findings support the notion that social media has become a critical platform for public health communication in Nigeria. However, its effectiveness depends on message clarity, source credibility, and user media literacy. While users are aware and engaged, issues of trust and misinformation continue to hinder the full realization of digital health communication goals. To improve vaccine uptake, campaigns must move beyond awareness to engagement strategies that include real-time interaction, community testimonials, fact-checking partnerships, and consistent messaging.</w:t>
      </w:r>
    </w:p>
    <w:p w14:paraId="6924D69A" w14:textId="77777777" w:rsidR="00242DBC" w:rsidRPr="00242DBC" w:rsidRDefault="00242DBC" w:rsidP="00242DBC">
      <w:pPr>
        <w:spacing w:line="480" w:lineRule="auto"/>
        <w:jc w:val="both"/>
        <w:rPr>
          <w:rFonts w:ascii="Times New Roman" w:hAnsi="Times New Roman" w:cs="Times New Roman"/>
          <w:sz w:val="24"/>
          <w:szCs w:val="24"/>
        </w:rPr>
      </w:pPr>
      <w:r w:rsidRPr="00242DBC">
        <w:rPr>
          <w:rFonts w:ascii="Times New Roman" w:hAnsi="Times New Roman" w:cs="Times New Roman"/>
          <w:sz w:val="24"/>
          <w:szCs w:val="24"/>
        </w:rPr>
        <w:t>In conclusion, the study underscores that social media is both an opportunity and a challenge in advancing HPV vaccination programs in Alimosho. While it serves as a powerful tool for creating awareness and influencing decisions, its impact is moderated by trust, misinformation, and the digital behavior of its users.</w:t>
      </w:r>
    </w:p>
    <w:p w14:paraId="7BBAE156" w14:textId="77777777" w:rsidR="00242DBC" w:rsidRDefault="00242DBC" w:rsidP="00242DBC">
      <w:pPr>
        <w:spacing w:line="480" w:lineRule="auto"/>
        <w:jc w:val="both"/>
        <w:rPr>
          <w:rFonts w:ascii="Times New Roman" w:hAnsi="Times New Roman" w:cs="Times New Roman"/>
          <w:sz w:val="24"/>
          <w:szCs w:val="24"/>
          <w:lang w:val="en-US"/>
        </w:rPr>
      </w:pPr>
    </w:p>
    <w:p w14:paraId="08AB86A6" w14:textId="77777777" w:rsidR="00242DBC" w:rsidRDefault="00242DBC" w:rsidP="00242DBC">
      <w:pPr>
        <w:spacing w:line="480" w:lineRule="auto"/>
        <w:jc w:val="both"/>
        <w:rPr>
          <w:rFonts w:ascii="Times New Roman" w:hAnsi="Times New Roman"/>
          <w:b/>
          <w:sz w:val="24"/>
          <w:szCs w:val="24"/>
        </w:rPr>
      </w:pPr>
      <w:r w:rsidRPr="0020152C">
        <w:rPr>
          <w:rFonts w:ascii="Times New Roman" w:hAnsi="Times New Roman"/>
          <w:b/>
          <w:sz w:val="24"/>
          <w:szCs w:val="24"/>
        </w:rPr>
        <w:t>4.4</w:t>
      </w:r>
      <w:r w:rsidRPr="0020152C">
        <w:rPr>
          <w:rFonts w:ascii="Times New Roman" w:hAnsi="Times New Roman"/>
          <w:b/>
          <w:sz w:val="24"/>
          <w:szCs w:val="24"/>
        </w:rPr>
        <w:tab/>
        <w:t>Comparison of Results with previous Findings</w:t>
      </w:r>
    </w:p>
    <w:p w14:paraId="31D9C28D" w14:textId="3CC719AD" w:rsidR="002E1654" w:rsidRDefault="00242DBC" w:rsidP="00242DBC">
      <w:pPr>
        <w:spacing w:line="480" w:lineRule="auto"/>
        <w:jc w:val="both"/>
        <w:rPr>
          <w:rFonts w:ascii="Times New Roman" w:hAnsi="Times New Roman" w:cs="Times New Roman"/>
          <w:sz w:val="24"/>
          <w:szCs w:val="24"/>
          <w:lang w:val="en-US"/>
        </w:rPr>
      </w:pPr>
      <w:r w:rsidRPr="00242DBC">
        <w:rPr>
          <w:rFonts w:ascii="Times New Roman" w:hAnsi="Times New Roman" w:cs="Times New Roman"/>
          <w:sz w:val="24"/>
          <w:szCs w:val="24"/>
          <w:lang w:val="en-US"/>
        </w:rPr>
        <w:t xml:space="preserve">The findings of this study demonstrate both alignment and divergence with previous research on the role of social media in public health communication and vaccine advocacy. The comparison further validates the relevance of digital platforms in shaping public health outcomes while also emphasizing localized challenges in the Nigerian context, particularly in </w:t>
      </w:r>
      <w:r w:rsidRPr="00242DBC">
        <w:rPr>
          <w:rFonts w:ascii="Times New Roman" w:hAnsi="Times New Roman" w:cs="Times New Roman"/>
          <w:sz w:val="24"/>
          <w:szCs w:val="24"/>
          <w:lang w:val="en-US"/>
        </w:rPr>
        <w:lastRenderedPageBreak/>
        <w:t>Alimosho LGA.</w:t>
      </w:r>
      <w:r w:rsidR="0059665E">
        <w:rPr>
          <w:rFonts w:ascii="Times New Roman" w:hAnsi="Times New Roman" w:cs="Times New Roman"/>
          <w:sz w:val="24"/>
          <w:szCs w:val="24"/>
          <w:lang w:val="en-US"/>
        </w:rPr>
        <w:t xml:space="preserve"> </w:t>
      </w:r>
      <w:r w:rsidRPr="00242DBC">
        <w:rPr>
          <w:rFonts w:ascii="Times New Roman" w:hAnsi="Times New Roman" w:cs="Times New Roman"/>
          <w:sz w:val="24"/>
          <w:szCs w:val="24"/>
          <w:lang w:val="en-US"/>
        </w:rPr>
        <w:t>Firstly, the high level of awareness about social media as a source of vaccination information (86%) is consistent with the findings of Uche and Adebayo (2022), who reported that social media has become a dominant source of health information for Nigerians, particularly among youths and the educated population. Similarly, Okonkwo et al. (2023) found that platforms such as WhatsApp and Facebook are instrumental in disseminating information about immunization campaigns in urban and peri-urban settings. The results from Alimosho confirm these observations, with most respondents acknowledging that they had encountered HPV vaccination information online.</w:t>
      </w:r>
    </w:p>
    <w:p w14:paraId="24C07C4F" w14:textId="77777777" w:rsidR="002E1654" w:rsidRDefault="002E1654" w:rsidP="00242DBC">
      <w:pPr>
        <w:spacing w:line="480" w:lineRule="auto"/>
        <w:jc w:val="both"/>
        <w:rPr>
          <w:rFonts w:ascii="Times New Roman" w:hAnsi="Times New Roman" w:cs="Times New Roman"/>
          <w:sz w:val="24"/>
          <w:szCs w:val="24"/>
          <w:lang w:val="en-US"/>
        </w:rPr>
      </w:pPr>
    </w:p>
    <w:p w14:paraId="166E3CC0" w14:textId="77777777" w:rsidR="002E1654" w:rsidRDefault="002E1654" w:rsidP="00242DBC">
      <w:pPr>
        <w:spacing w:line="480" w:lineRule="auto"/>
        <w:jc w:val="both"/>
        <w:rPr>
          <w:rFonts w:ascii="Times New Roman" w:hAnsi="Times New Roman" w:cs="Times New Roman"/>
          <w:sz w:val="24"/>
          <w:szCs w:val="24"/>
          <w:lang w:val="en-US"/>
        </w:rPr>
      </w:pPr>
    </w:p>
    <w:p w14:paraId="644EAFBB" w14:textId="77777777" w:rsidR="002E1654" w:rsidRDefault="002E1654" w:rsidP="00242DBC">
      <w:pPr>
        <w:spacing w:line="480" w:lineRule="auto"/>
        <w:jc w:val="both"/>
        <w:rPr>
          <w:rFonts w:ascii="Times New Roman" w:hAnsi="Times New Roman" w:cs="Times New Roman"/>
          <w:sz w:val="24"/>
          <w:szCs w:val="24"/>
          <w:lang w:val="en-US"/>
        </w:rPr>
      </w:pPr>
    </w:p>
    <w:p w14:paraId="77E09C04" w14:textId="77777777" w:rsidR="002E1654" w:rsidRDefault="002E1654" w:rsidP="007073E2">
      <w:pPr>
        <w:spacing w:line="480" w:lineRule="auto"/>
        <w:jc w:val="center"/>
        <w:rPr>
          <w:rFonts w:ascii="Times New Roman" w:hAnsi="Times New Roman" w:cs="Times New Roman"/>
          <w:sz w:val="24"/>
          <w:szCs w:val="24"/>
          <w:lang w:val="en-US"/>
        </w:rPr>
      </w:pPr>
    </w:p>
    <w:p w14:paraId="4919BDF3" w14:textId="77777777" w:rsidR="002E1654" w:rsidRDefault="002E1654" w:rsidP="007073E2">
      <w:pPr>
        <w:spacing w:line="480" w:lineRule="auto"/>
        <w:jc w:val="center"/>
        <w:rPr>
          <w:rFonts w:ascii="Times New Roman" w:hAnsi="Times New Roman" w:cs="Times New Roman"/>
          <w:sz w:val="24"/>
          <w:szCs w:val="24"/>
          <w:lang w:val="en-US"/>
        </w:rPr>
      </w:pPr>
    </w:p>
    <w:p w14:paraId="3529656F" w14:textId="77777777" w:rsidR="002E1654" w:rsidRDefault="002E1654" w:rsidP="007073E2">
      <w:pPr>
        <w:spacing w:line="480" w:lineRule="auto"/>
        <w:jc w:val="center"/>
        <w:rPr>
          <w:rFonts w:ascii="Times New Roman" w:hAnsi="Times New Roman" w:cs="Times New Roman"/>
          <w:sz w:val="24"/>
          <w:szCs w:val="24"/>
          <w:lang w:val="en-US"/>
        </w:rPr>
      </w:pPr>
    </w:p>
    <w:p w14:paraId="7AB3136A" w14:textId="77777777" w:rsidR="002E1654" w:rsidRDefault="002E1654" w:rsidP="007073E2">
      <w:pPr>
        <w:spacing w:line="480" w:lineRule="auto"/>
        <w:jc w:val="center"/>
        <w:rPr>
          <w:rFonts w:ascii="Times New Roman" w:hAnsi="Times New Roman" w:cs="Times New Roman"/>
          <w:sz w:val="24"/>
          <w:szCs w:val="24"/>
          <w:lang w:val="en-US"/>
        </w:rPr>
      </w:pPr>
    </w:p>
    <w:p w14:paraId="73D67F43" w14:textId="77777777" w:rsidR="002E1654" w:rsidRDefault="002E1654" w:rsidP="007073E2">
      <w:pPr>
        <w:spacing w:line="480" w:lineRule="auto"/>
        <w:jc w:val="center"/>
        <w:rPr>
          <w:rFonts w:ascii="Times New Roman" w:hAnsi="Times New Roman" w:cs="Times New Roman"/>
          <w:sz w:val="24"/>
          <w:szCs w:val="24"/>
          <w:lang w:val="en-US"/>
        </w:rPr>
      </w:pPr>
    </w:p>
    <w:p w14:paraId="6CB0701B" w14:textId="77777777" w:rsidR="002E1654" w:rsidRDefault="002E1654" w:rsidP="007073E2">
      <w:pPr>
        <w:spacing w:line="480" w:lineRule="auto"/>
        <w:jc w:val="center"/>
        <w:rPr>
          <w:rFonts w:ascii="Times New Roman" w:hAnsi="Times New Roman" w:cs="Times New Roman"/>
          <w:sz w:val="24"/>
          <w:szCs w:val="24"/>
          <w:lang w:val="en-US"/>
        </w:rPr>
      </w:pPr>
    </w:p>
    <w:p w14:paraId="2197ACE8" w14:textId="77777777" w:rsidR="002E1654" w:rsidRDefault="002E1654" w:rsidP="007073E2">
      <w:pPr>
        <w:spacing w:line="480" w:lineRule="auto"/>
        <w:jc w:val="center"/>
        <w:rPr>
          <w:rFonts w:ascii="Times New Roman" w:hAnsi="Times New Roman" w:cs="Times New Roman"/>
          <w:sz w:val="24"/>
          <w:szCs w:val="24"/>
          <w:lang w:val="en-US"/>
        </w:rPr>
      </w:pPr>
    </w:p>
    <w:p w14:paraId="3543C9BA" w14:textId="77777777" w:rsidR="002E1654" w:rsidRDefault="002E1654" w:rsidP="007073E2">
      <w:pPr>
        <w:spacing w:line="480" w:lineRule="auto"/>
        <w:jc w:val="center"/>
        <w:rPr>
          <w:rFonts w:ascii="Times New Roman" w:hAnsi="Times New Roman" w:cs="Times New Roman"/>
          <w:sz w:val="24"/>
          <w:szCs w:val="24"/>
          <w:lang w:val="en-US"/>
        </w:rPr>
      </w:pPr>
    </w:p>
    <w:p w14:paraId="57DF009E" w14:textId="77777777" w:rsidR="002E1654" w:rsidRDefault="002E1654" w:rsidP="007073E2">
      <w:pPr>
        <w:spacing w:line="480" w:lineRule="auto"/>
        <w:jc w:val="center"/>
        <w:rPr>
          <w:rFonts w:ascii="Times New Roman" w:hAnsi="Times New Roman" w:cs="Times New Roman"/>
          <w:sz w:val="24"/>
          <w:szCs w:val="24"/>
          <w:lang w:val="en-US"/>
        </w:rPr>
      </w:pPr>
    </w:p>
    <w:p w14:paraId="0810F795" w14:textId="77777777" w:rsidR="002E1654" w:rsidRDefault="002E1654" w:rsidP="007073E2">
      <w:pPr>
        <w:spacing w:line="480" w:lineRule="auto"/>
        <w:jc w:val="center"/>
        <w:rPr>
          <w:rFonts w:ascii="Times New Roman" w:hAnsi="Times New Roman" w:cs="Times New Roman"/>
          <w:sz w:val="24"/>
          <w:szCs w:val="24"/>
          <w:lang w:val="en-US"/>
        </w:rPr>
      </w:pPr>
    </w:p>
    <w:p w14:paraId="2EDFAD6F" w14:textId="77777777" w:rsidR="0059665E" w:rsidRPr="00DF16D4" w:rsidRDefault="0059665E" w:rsidP="0059665E">
      <w:pPr>
        <w:autoSpaceDE w:val="0"/>
        <w:autoSpaceDN w:val="0"/>
        <w:adjustRightInd w:val="0"/>
        <w:spacing w:before="100" w:beforeAutospacing="1" w:after="0" w:line="480" w:lineRule="auto"/>
        <w:jc w:val="center"/>
        <w:rPr>
          <w:rFonts w:ascii="Times New Roman" w:eastAsia="Times New Roman" w:hAnsi="Times New Roman"/>
          <w:b/>
          <w:sz w:val="28"/>
          <w:szCs w:val="28"/>
          <w:lang/>
        </w:rPr>
      </w:pPr>
      <w:r w:rsidRPr="00DF16D4">
        <w:rPr>
          <w:rFonts w:ascii="Times New Roman" w:eastAsia="Times New Roman" w:hAnsi="Times New Roman"/>
          <w:b/>
          <w:sz w:val="28"/>
          <w:szCs w:val="28"/>
          <w:lang/>
        </w:rPr>
        <w:lastRenderedPageBreak/>
        <w:t>CHAPTER FIVE</w:t>
      </w:r>
    </w:p>
    <w:p w14:paraId="560D4966" w14:textId="77777777" w:rsidR="0059665E" w:rsidRPr="00DF16D4" w:rsidRDefault="0059665E" w:rsidP="0059665E">
      <w:pPr>
        <w:autoSpaceDE w:val="0"/>
        <w:autoSpaceDN w:val="0"/>
        <w:adjustRightInd w:val="0"/>
        <w:spacing w:before="100" w:beforeAutospacing="1" w:after="0" w:line="480" w:lineRule="auto"/>
        <w:jc w:val="center"/>
        <w:rPr>
          <w:rFonts w:ascii="Times New Roman" w:eastAsia="Times New Roman" w:hAnsi="Times New Roman"/>
          <w:b/>
          <w:sz w:val="24"/>
          <w:szCs w:val="24"/>
          <w:lang/>
        </w:rPr>
      </w:pPr>
      <w:r w:rsidRPr="00DF16D4">
        <w:rPr>
          <w:rFonts w:ascii="Times New Roman" w:eastAsia="Times New Roman" w:hAnsi="Times New Roman"/>
          <w:b/>
          <w:sz w:val="24"/>
          <w:szCs w:val="24"/>
          <w:lang/>
        </w:rPr>
        <w:t>SUMMARY OF FINDINGS, RECOMMENDATIONS AND CONCLUSION</w:t>
      </w:r>
    </w:p>
    <w:p w14:paraId="56C5B23C" w14:textId="77777777" w:rsidR="0059665E" w:rsidRPr="00DF16D4" w:rsidRDefault="0059665E" w:rsidP="0059665E">
      <w:pPr>
        <w:autoSpaceDE w:val="0"/>
        <w:autoSpaceDN w:val="0"/>
        <w:adjustRightInd w:val="0"/>
        <w:spacing w:before="100" w:beforeAutospacing="1" w:after="0" w:line="480" w:lineRule="auto"/>
        <w:jc w:val="both"/>
        <w:rPr>
          <w:rFonts w:ascii="Times New Roman" w:eastAsia="Times New Roman" w:hAnsi="Times New Roman"/>
          <w:sz w:val="24"/>
          <w:szCs w:val="24"/>
          <w:lang/>
        </w:rPr>
      </w:pPr>
      <w:r w:rsidRPr="00DF16D4">
        <w:rPr>
          <w:rFonts w:ascii="Times New Roman" w:eastAsia="Times New Roman" w:hAnsi="Times New Roman"/>
          <w:b/>
          <w:sz w:val="24"/>
          <w:szCs w:val="24"/>
          <w:lang/>
        </w:rPr>
        <w:t>5.1     Summary of Findings</w:t>
      </w:r>
    </w:p>
    <w:p w14:paraId="4CF97879" w14:textId="759C2A73" w:rsidR="002E1654" w:rsidRDefault="0059665E" w:rsidP="0059665E">
      <w:pPr>
        <w:spacing w:line="480" w:lineRule="auto"/>
        <w:jc w:val="both"/>
        <w:rPr>
          <w:rFonts w:ascii="Times New Roman" w:hAnsi="Times New Roman" w:cs="Times New Roman"/>
          <w:sz w:val="24"/>
          <w:szCs w:val="24"/>
          <w:lang w:val="en-US"/>
        </w:rPr>
      </w:pPr>
      <w:r w:rsidRPr="0059665E">
        <w:rPr>
          <w:rFonts w:ascii="Times New Roman" w:hAnsi="Times New Roman" w:cs="Times New Roman"/>
          <w:sz w:val="24"/>
          <w:szCs w:val="24"/>
          <w:lang w:val="en-US"/>
        </w:rPr>
        <w:t>This chapter presents a summary of the major findings from the study, which examined the role of social media in public health campaigns, focusing on Human Papillomavirus (HPV) vaccination programs in Alimosho Local Government Area (LGA) of Lagos State. The study aimed to assess awareness, adoption, and the influence of social media on vaccine perception and decision-making. Based on the analysis of data collected from 300 respondents, the following key findings emerged</w:t>
      </w:r>
      <w:r w:rsidR="00240C28">
        <w:rPr>
          <w:rFonts w:ascii="Times New Roman" w:hAnsi="Times New Roman" w:cs="Times New Roman"/>
          <w:sz w:val="24"/>
          <w:szCs w:val="24"/>
          <w:lang w:val="en-US"/>
        </w:rPr>
        <w:t>.</w:t>
      </w:r>
      <w:r w:rsidR="00240C28" w:rsidRPr="00240C28">
        <w:t xml:space="preserve"> </w:t>
      </w:r>
      <w:r w:rsidR="00240C28" w:rsidRPr="00240C28">
        <w:rPr>
          <w:rFonts w:ascii="Times New Roman" w:hAnsi="Times New Roman" w:cs="Times New Roman"/>
          <w:sz w:val="24"/>
          <w:szCs w:val="24"/>
          <w:lang w:val="en-US"/>
        </w:rPr>
        <w:t>The findings of this study confirm that social media has a profound impact on awareness, perception, and decisions regarding HPV vaccination in Alimosho LGA. While it serves as a powerful communication tool, its influence is moderated by trust, misinformation, and user engagement patterns. The study highlights the need for health authorities to intensify strategic use of social media, ensuring that content is accurate, culturally relevant, and widely disseminated.</w:t>
      </w:r>
    </w:p>
    <w:p w14:paraId="362853A2" w14:textId="667136FA" w:rsidR="002E1654" w:rsidRDefault="0059665E" w:rsidP="0059665E">
      <w:pPr>
        <w:pStyle w:val="ListParagraph"/>
        <w:numPr>
          <w:ilvl w:val="0"/>
          <w:numId w:val="9"/>
        </w:numPr>
        <w:spacing w:line="480" w:lineRule="auto"/>
        <w:jc w:val="both"/>
        <w:rPr>
          <w:rFonts w:ascii="Times New Roman" w:hAnsi="Times New Roman" w:cs="Times New Roman"/>
          <w:sz w:val="24"/>
          <w:szCs w:val="24"/>
          <w:lang w:val="en-US"/>
        </w:rPr>
      </w:pPr>
      <w:r w:rsidRPr="0059665E">
        <w:rPr>
          <w:rFonts w:ascii="Times New Roman" w:hAnsi="Times New Roman" w:cs="Times New Roman"/>
          <w:sz w:val="24"/>
          <w:szCs w:val="24"/>
          <w:lang w:val="en-US"/>
        </w:rPr>
        <w:t>A significant majority (86%) of respondents acknowledged being aware that social media can be used to access information about vaccinations.</w:t>
      </w:r>
    </w:p>
    <w:p w14:paraId="20570AD6" w14:textId="37EBB31E" w:rsidR="0059665E" w:rsidRDefault="0059665E" w:rsidP="0059665E">
      <w:pPr>
        <w:pStyle w:val="ListParagraph"/>
        <w:numPr>
          <w:ilvl w:val="0"/>
          <w:numId w:val="9"/>
        </w:numPr>
        <w:spacing w:line="480" w:lineRule="auto"/>
        <w:jc w:val="both"/>
        <w:rPr>
          <w:rFonts w:ascii="Times New Roman" w:hAnsi="Times New Roman" w:cs="Times New Roman"/>
          <w:sz w:val="24"/>
          <w:szCs w:val="24"/>
          <w:lang w:val="en-US"/>
        </w:rPr>
      </w:pPr>
      <w:r w:rsidRPr="0059665E">
        <w:rPr>
          <w:rFonts w:ascii="Times New Roman" w:hAnsi="Times New Roman" w:cs="Times New Roman"/>
          <w:sz w:val="24"/>
          <w:szCs w:val="24"/>
          <w:lang w:val="en-US"/>
        </w:rPr>
        <w:t>Nearly all respondents (98.34%) had seen HPV or general vaccination-related content on platforms such as Facebook, WhatsApp, and Instagram.</w:t>
      </w:r>
    </w:p>
    <w:p w14:paraId="684352C6" w14:textId="61A65516" w:rsidR="0059665E" w:rsidRDefault="0059665E" w:rsidP="0059665E">
      <w:pPr>
        <w:pStyle w:val="ListParagraph"/>
        <w:numPr>
          <w:ilvl w:val="0"/>
          <w:numId w:val="9"/>
        </w:numPr>
        <w:spacing w:line="480" w:lineRule="auto"/>
        <w:jc w:val="both"/>
        <w:rPr>
          <w:rFonts w:ascii="Times New Roman" w:hAnsi="Times New Roman" w:cs="Times New Roman"/>
          <w:sz w:val="24"/>
          <w:szCs w:val="24"/>
          <w:lang w:val="en-US"/>
        </w:rPr>
      </w:pPr>
      <w:r w:rsidRPr="0059665E">
        <w:rPr>
          <w:rFonts w:ascii="Times New Roman" w:hAnsi="Times New Roman" w:cs="Times New Roman"/>
          <w:sz w:val="24"/>
          <w:szCs w:val="24"/>
          <w:lang w:val="en-US"/>
        </w:rPr>
        <w:t>Respondents also recognized the role of social media in raising awareness about government vaccination programs.</w:t>
      </w:r>
    </w:p>
    <w:p w14:paraId="451B12D2" w14:textId="4046C61D" w:rsidR="0059665E" w:rsidRDefault="0059665E" w:rsidP="0059665E">
      <w:pPr>
        <w:pStyle w:val="ListParagraph"/>
        <w:numPr>
          <w:ilvl w:val="0"/>
          <w:numId w:val="9"/>
        </w:numPr>
        <w:spacing w:line="480" w:lineRule="auto"/>
        <w:jc w:val="both"/>
        <w:rPr>
          <w:rFonts w:ascii="Times New Roman" w:hAnsi="Times New Roman" w:cs="Times New Roman"/>
          <w:sz w:val="24"/>
          <w:szCs w:val="24"/>
          <w:lang w:val="en-US"/>
        </w:rPr>
      </w:pPr>
      <w:r w:rsidRPr="0059665E">
        <w:rPr>
          <w:rFonts w:ascii="Times New Roman" w:hAnsi="Times New Roman" w:cs="Times New Roman"/>
          <w:sz w:val="24"/>
          <w:szCs w:val="24"/>
          <w:lang w:val="en-US"/>
        </w:rPr>
        <w:t>Over 77% of respondents regularly use social media to search for vaccine-related information.</w:t>
      </w:r>
    </w:p>
    <w:p w14:paraId="762B2B16" w14:textId="5671C89C" w:rsidR="0059665E" w:rsidRDefault="0059665E" w:rsidP="0059665E">
      <w:pPr>
        <w:pStyle w:val="ListParagraph"/>
        <w:numPr>
          <w:ilvl w:val="0"/>
          <w:numId w:val="9"/>
        </w:numPr>
        <w:spacing w:line="480" w:lineRule="auto"/>
        <w:jc w:val="both"/>
        <w:rPr>
          <w:rFonts w:ascii="Times New Roman" w:hAnsi="Times New Roman" w:cs="Times New Roman"/>
          <w:sz w:val="24"/>
          <w:szCs w:val="24"/>
          <w:lang w:val="en-US"/>
        </w:rPr>
      </w:pPr>
      <w:r w:rsidRPr="0059665E">
        <w:rPr>
          <w:rFonts w:ascii="Times New Roman" w:hAnsi="Times New Roman" w:cs="Times New Roman"/>
          <w:sz w:val="24"/>
          <w:szCs w:val="24"/>
          <w:lang w:val="en-US"/>
        </w:rPr>
        <w:t>Trust in social media as a source of vaccine information was moderate; many still preferred traditional media or verified sources.</w:t>
      </w:r>
    </w:p>
    <w:p w14:paraId="6629FCCF" w14:textId="624E1CF9" w:rsidR="0059665E" w:rsidRDefault="0059665E" w:rsidP="0059665E">
      <w:pPr>
        <w:pStyle w:val="ListParagraph"/>
        <w:numPr>
          <w:ilvl w:val="0"/>
          <w:numId w:val="9"/>
        </w:numPr>
        <w:spacing w:line="480" w:lineRule="auto"/>
        <w:jc w:val="both"/>
        <w:rPr>
          <w:rFonts w:ascii="Times New Roman" w:hAnsi="Times New Roman" w:cs="Times New Roman"/>
          <w:sz w:val="24"/>
          <w:szCs w:val="24"/>
          <w:lang w:val="en-US"/>
        </w:rPr>
      </w:pPr>
      <w:r w:rsidRPr="0059665E">
        <w:rPr>
          <w:rFonts w:ascii="Times New Roman" w:hAnsi="Times New Roman" w:cs="Times New Roman"/>
          <w:sz w:val="24"/>
          <w:szCs w:val="24"/>
          <w:lang w:val="en-US"/>
        </w:rPr>
        <w:lastRenderedPageBreak/>
        <w:t>77.66% of respondents agreed that social media shaped their perception of vaccine safety and effectiveness.</w:t>
      </w:r>
    </w:p>
    <w:p w14:paraId="69BA60EF" w14:textId="18B96513" w:rsidR="0059665E" w:rsidRDefault="0059665E" w:rsidP="0059665E">
      <w:pPr>
        <w:pStyle w:val="ListParagraph"/>
        <w:numPr>
          <w:ilvl w:val="0"/>
          <w:numId w:val="9"/>
        </w:numPr>
        <w:spacing w:line="480" w:lineRule="auto"/>
        <w:jc w:val="both"/>
        <w:rPr>
          <w:rFonts w:ascii="Times New Roman" w:hAnsi="Times New Roman" w:cs="Times New Roman"/>
          <w:sz w:val="24"/>
          <w:szCs w:val="24"/>
          <w:lang w:val="en-US"/>
        </w:rPr>
      </w:pPr>
      <w:r w:rsidRPr="0059665E">
        <w:rPr>
          <w:rFonts w:ascii="Times New Roman" w:hAnsi="Times New Roman" w:cs="Times New Roman"/>
          <w:sz w:val="24"/>
          <w:szCs w:val="24"/>
          <w:lang w:val="en-US"/>
        </w:rPr>
        <w:t>84.34% stated that testimonials and posts on social media encouraged them to get vaccinated.</w:t>
      </w:r>
    </w:p>
    <w:p w14:paraId="4EE23424" w14:textId="18B96513" w:rsidR="0059665E" w:rsidRPr="0059665E" w:rsidRDefault="0059665E" w:rsidP="0059665E">
      <w:pPr>
        <w:pStyle w:val="ListParagraph"/>
        <w:numPr>
          <w:ilvl w:val="0"/>
          <w:numId w:val="9"/>
        </w:numPr>
        <w:spacing w:line="480" w:lineRule="auto"/>
        <w:jc w:val="both"/>
        <w:rPr>
          <w:rFonts w:ascii="Times New Roman" w:hAnsi="Times New Roman" w:cs="Times New Roman"/>
          <w:sz w:val="24"/>
          <w:szCs w:val="24"/>
          <w:lang w:val="en-US"/>
        </w:rPr>
      </w:pPr>
      <w:r w:rsidRPr="0059665E">
        <w:rPr>
          <w:rFonts w:ascii="Times New Roman" w:hAnsi="Times New Roman" w:cs="Times New Roman"/>
          <w:sz w:val="24"/>
          <w:szCs w:val="24"/>
          <w:lang w:val="en-US"/>
        </w:rPr>
        <w:t>However, 61% encountered false or misleading information online, while 59.67% said such content made them more skeptical or cautious about vaccination.</w:t>
      </w:r>
    </w:p>
    <w:p w14:paraId="1B675B34" w14:textId="526ABB56" w:rsidR="0059665E" w:rsidRDefault="0059665E" w:rsidP="0059665E">
      <w:pPr>
        <w:pStyle w:val="ListParagraph"/>
        <w:numPr>
          <w:ilvl w:val="0"/>
          <w:numId w:val="9"/>
        </w:numPr>
        <w:spacing w:line="480" w:lineRule="auto"/>
        <w:jc w:val="both"/>
        <w:rPr>
          <w:rFonts w:ascii="Times New Roman" w:hAnsi="Times New Roman" w:cs="Times New Roman"/>
          <w:sz w:val="24"/>
          <w:szCs w:val="24"/>
          <w:lang w:val="en-US"/>
        </w:rPr>
      </w:pPr>
      <w:r w:rsidRPr="0059665E">
        <w:rPr>
          <w:rFonts w:ascii="Times New Roman" w:hAnsi="Times New Roman" w:cs="Times New Roman"/>
          <w:sz w:val="24"/>
          <w:szCs w:val="24"/>
          <w:lang w:val="en-US"/>
        </w:rPr>
        <w:t>70% of respondents agreed that social media plays a vital role in shaping public opinion on immunization in Alimosho LGA.</w:t>
      </w:r>
    </w:p>
    <w:p w14:paraId="63A1B5AC" w14:textId="61C90FC8" w:rsidR="0059665E" w:rsidRDefault="0059665E" w:rsidP="0059665E">
      <w:pPr>
        <w:pStyle w:val="ListParagraph"/>
        <w:numPr>
          <w:ilvl w:val="0"/>
          <w:numId w:val="9"/>
        </w:numPr>
        <w:spacing w:line="480" w:lineRule="auto"/>
        <w:jc w:val="both"/>
        <w:rPr>
          <w:rFonts w:ascii="Times New Roman" w:hAnsi="Times New Roman" w:cs="Times New Roman"/>
          <w:sz w:val="24"/>
          <w:szCs w:val="24"/>
          <w:lang w:val="en-US"/>
        </w:rPr>
      </w:pPr>
      <w:r w:rsidRPr="0059665E">
        <w:rPr>
          <w:rFonts w:ascii="Times New Roman" w:hAnsi="Times New Roman" w:cs="Times New Roman"/>
          <w:sz w:val="24"/>
          <w:szCs w:val="24"/>
          <w:lang w:val="en-US"/>
        </w:rPr>
        <w:t>74.67% of respondents reported verifying vaccine-related information before accepting or sharing it.</w:t>
      </w:r>
    </w:p>
    <w:p w14:paraId="2309817E" w14:textId="77777777" w:rsidR="0059665E" w:rsidRPr="0059665E" w:rsidRDefault="0059665E" w:rsidP="0059665E">
      <w:pPr>
        <w:pStyle w:val="ListParagraph"/>
        <w:numPr>
          <w:ilvl w:val="0"/>
          <w:numId w:val="9"/>
        </w:numPr>
        <w:spacing w:line="480" w:lineRule="auto"/>
        <w:jc w:val="both"/>
        <w:rPr>
          <w:rFonts w:ascii="Times New Roman" w:hAnsi="Times New Roman" w:cs="Times New Roman"/>
          <w:sz w:val="24"/>
          <w:szCs w:val="24"/>
          <w:lang w:val="en-US"/>
        </w:rPr>
      </w:pPr>
      <w:r w:rsidRPr="0059665E">
        <w:rPr>
          <w:rFonts w:ascii="Times New Roman" w:hAnsi="Times New Roman" w:cs="Times New Roman"/>
          <w:sz w:val="24"/>
          <w:szCs w:val="24"/>
          <w:lang w:val="en-US"/>
        </w:rPr>
        <w:t>Despite exposure to misinformation, many respondents displayed digital awareness and cautious engagement with health content online.</w:t>
      </w:r>
    </w:p>
    <w:p w14:paraId="796F4F3C" w14:textId="77777777" w:rsidR="0059665E" w:rsidRPr="0059665E" w:rsidRDefault="0059665E" w:rsidP="0059665E">
      <w:pPr>
        <w:pStyle w:val="ListParagraph"/>
        <w:spacing w:line="480" w:lineRule="auto"/>
        <w:jc w:val="both"/>
        <w:rPr>
          <w:rFonts w:ascii="Times New Roman" w:hAnsi="Times New Roman" w:cs="Times New Roman"/>
          <w:sz w:val="24"/>
          <w:szCs w:val="24"/>
          <w:lang w:val="en-US"/>
        </w:rPr>
      </w:pPr>
    </w:p>
    <w:p w14:paraId="364842FD" w14:textId="77777777" w:rsidR="00804D5A" w:rsidRPr="00986224" w:rsidRDefault="00804D5A" w:rsidP="00804D5A">
      <w:pPr>
        <w:autoSpaceDE w:val="0"/>
        <w:autoSpaceDN w:val="0"/>
        <w:adjustRightInd w:val="0"/>
        <w:spacing w:before="100" w:beforeAutospacing="1" w:after="0" w:line="480" w:lineRule="auto"/>
        <w:jc w:val="both"/>
        <w:rPr>
          <w:rFonts w:ascii="Times New Roman" w:eastAsia="Times New Roman" w:hAnsi="Times New Roman"/>
          <w:sz w:val="24"/>
          <w:szCs w:val="24"/>
          <w:lang/>
        </w:rPr>
      </w:pPr>
      <w:r w:rsidRPr="00986224">
        <w:rPr>
          <w:rFonts w:ascii="Times New Roman" w:eastAsia="Times New Roman" w:hAnsi="Times New Roman"/>
          <w:b/>
          <w:sz w:val="24"/>
          <w:szCs w:val="24"/>
          <w:lang/>
        </w:rPr>
        <w:t>5.2</w:t>
      </w:r>
      <w:r w:rsidRPr="00986224">
        <w:rPr>
          <w:rFonts w:ascii="Times New Roman" w:eastAsia="Times New Roman" w:hAnsi="Times New Roman"/>
          <w:b/>
          <w:sz w:val="24"/>
          <w:szCs w:val="24"/>
          <w:lang/>
        </w:rPr>
        <w:tab/>
        <w:t xml:space="preserve">Conclusion  </w:t>
      </w:r>
    </w:p>
    <w:p w14:paraId="375AC5BF" w14:textId="2651CF17" w:rsidR="00804D5A" w:rsidRPr="00804D5A" w:rsidRDefault="00804D5A" w:rsidP="00804D5A">
      <w:pPr>
        <w:spacing w:line="480" w:lineRule="auto"/>
        <w:jc w:val="both"/>
        <w:rPr>
          <w:rFonts w:ascii="Times New Roman" w:hAnsi="Times New Roman" w:cs="Times New Roman"/>
          <w:sz w:val="24"/>
          <w:szCs w:val="24"/>
          <w:lang w:val="en-US"/>
        </w:rPr>
      </w:pPr>
      <w:r w:rsidRPr="00804D5A">
        <w:rPr>
          <w:rFonts w:ascii="Times New Roman" w:hAnsi="Times New Roman" w:cs="Times New Roman"/>
          <w:sz w:val="24"/>
          <w:szCs w:val="24"/>
          <w:lang w:val="en-US"/>
        </w:rPr>
        <w:t>This study explored the role of social media in public health campaigns, with a particular focus on HPV vaccination programs in Alimosho Local Government Area of Lagos State. It examined how social media platforms influence awareness, perception, and decision-making about vaccination among residents.</w:t>
      </w:r>
    </w:p>
    <w:p w14:paraId="15AFA64C" w14:textId="00C5260F" w:rsidR="00804D5A" w:rsidRPr="00804D5A" w:rsidRDefault="00804D5A" w:rsidP="00804D5A">
      <w:pPr>
        <w:spacing w:line="480" w:lineRule="auto"/>
        <w:jc w:val="both"/>
        <w:rPr>
          <w:rFonts w:ascii="Times New Roman" w:hAnsi="Times New Roman" w:cs="Times New Roman"/>
          <w:sz w:val="24"/>
          <w:szCs w:val="24"/>
          <w:lang w:val="en-US"/>
        </w:rPr>
      </w:pPr>
      <w:r w:rsidRPr="00804D5A">
        <w:rPr>
          <w:rFonts w:ascii="Times New Roman" w:hAnsi="Times New Roman" w:cs="Times New Roman"/>
          <w:sz w:val="24"/>
          <w:szCs w:val="24"/>
          <w:lang w:val="en-US"/>
        </w:rPr>
        <w:t xml:space="preserve">The findings of the study clearly indicate that social media has become a vital component of modern public health communication strategies. A large proportion of the population in Alimosho LGA is not only aware of the use of social media for accessing vaccination information but also actively engages with such content. Platforms like Facebook, WhatsApp, and Instagram have significantly contributed to raising awareness about HPV and other </w:t>
      </w:r>
      <w:r w:rsidRPr="00804D5A">
        <w:rPr>
          <w:rFonts w:ascii="Times New Roman" w:hAnsi="Times New Roman" w:cs="Times New Roman"/>
          <w:sz w:val="24"/>
          <w:szCs w:val="24"/>
          <w:lang w:val="en-US"/>
        </w:rPr>
        <w:lastRenderedPageBreak/>
        <w:t>vaccination campaigns. Many respondents acknowledged that social media posts, including personal testimonials, positively influenced their attitudes and decisions regarding vaccines.</w:t>
      </w:r>
    </w:p>
    <w:p w14:paraId="1649FC4D" w14:textId="3355E1D3" w:rsidR="00804D5A" w:rsidRPr="00804D5A" w:rsidRDefault="00804D5A" w:rsidP="00804D5A">
      <w:pPr>
        <w:spacing w:line="480" w:lineRule="auto"/>
        <w:jc w:val="both"/>
        <w:rPr>
          <w:rFonts w:ascii="Times New Roman" w:hAnsi="Times New Roman" w:cs="Times New Roman"/>
          <w:sz w:val="24"/>
          <w:szCs w:val="24"/>
          <w:lang w:val="en-US"/>
        </w:rPr>
      </w:pPr>
      <w:r w:rsidRPr="00804D5A">
        <w:rPr>
          <w:rFonts w:ascii="Times New Roman" w:hAnsi="Times New Roman" w:cs="Times New Roman"/>
          <w:sz w:val="24"/>
          <w:szCs w:val="24"/>
          <w:lang w:val="en-US"/>
        </w:rPr>
        <w:t>However, the study also revealed significant challenges, particularly the prevalence of misinformation and varying levels of trust in online health information. Although most respondents consume vaccine-related content, fewer actively share it, and a notable percentage expressed skepticism due to conflicting or misleading information encountered on social media. Despite this, many respondents demonstrated digital literacy by verifying information before acting on it, which is a promising sign for the future of health communication.</w:t>
      </w:r>
    </w:p>
    <w:p w14:paraId="30F292E2" w14:textId="2F60E59F" w:rsidR="002E1654" w:rsidRDefault="00804D5A" w:rsidP="00804D5A">
      <w:pPr>
        <w:spacing w:line="480" w:lineRule="auto"/>
        <w:jc w:val="both"/>
        <w:rPr>
          <w:rFonts w:ascii="Times New Roman" w:hAnsi="Times New Roman" w:cs="Times New Roman"/>
          <w:sz w:val="24"/>
          <w:szCs w:val="24"/>
          <w:lang w:val="en-US"/>
        </w:rPr>
      </w:pPr>
      <w:r w:rsidRPr="00804D5A">
        <w:rPr>
          <w:rFonts w:ascii="Times New Roman" w:hAnsi="Times New Roman" w:cs="Times New Roman"/>
          <w:sz w:val="24"/>
          <w:szCs w:val="24"/>
          <w:lang w:val="en-US"/>
        </w:rPr>
        <w:t>In conclusion, social media has a strong and growing influence on public health in Alimosho LGA, particularly concerning HPV vaccination awareness and uptake. It serves as a powerful channel for health promotion and behavior change but must be strategically managed to combat misinformation and improve trust. For public health campaigns to be more effective, there is a need for consistent, credible, and engaging content that resonates with the local population and encourages both awareness and action.</w:t>
      </w:r>
    </w:p>
    <w:p w14:paraId="57FA611E" w14:textId="77777777" w:rsidR="002E1654" w:rsidRDefault="002E1654" w:rsidP="0059665E">
      <w:pPr>
        <w:spacing w:line="480" w:lineRule="auto"/>
        <w:jc w:val="both"/>
        <w:rPr>
          <w:rFonts w:ascii="Times New Roman" w:hAnsi="Times New Roman" w:cs="Times New Roman"/>
          <w:sz w:val="24"/>
          <w:szCs w:val="24"/>
          <w:lang w:val="en-US"/>
        </w:rPr>
      </w:pPr>
    </w:p>
    <w:p w14:paraId="434338CB" w14:textId="77777777" w:rsidR="00804D5A" w:rsidRPr="000B7A05" w:rsidRDefault="00804D5A" w:rsidP="00804D5A">
      <w:pPr>
        <w:autoSpaceDE w:val="0"/>
        <w:autoSpaceDN w:val="0"/>
        <w:adjustRightInd w:val="0"/>
        <w:spacing w:before="100" w:beforeAutospacing="1" w:after="0" w:line="480" w:lineRule="auto"/>
        <w:jc w:val="both"/>
        <w:rPr>
          <w:rFonts w:ascii="Times New Roman" w:eastAsia="Times New Roman" w:hAnsi="Times New Roman"/>
          <w:sz w:val="24"/>
          <w:szCs w:val="24"/>
          <w:lang/>
        </w:rPr>
      </w:pPr>
      <w:r w:rsidRPr="000B7A05">
        <w:rPr>
          <w:rFonts w:ascii="Times New Roman" w:eastAsia="Times New Roman" w:hAnsi="Times New Roman"/>
          <w:b/>
          <w:sz w:val="24"/>
          <w:szCs w:val="24"/>
          <w:lang/>
        </w:rPr>
        <w:t>5.3</w:t>
      </w:r>
      <w:r w:rsidRPr="000B7A05">
        <w:rPr>
          <w:rFonts w:ascii="Times New Roman" w:eastAsia="Times New Roman" w:hAnsi="Times New Roman"/>
          <w:b/>
          <w:sz w:val="24"/>
          <w:szCs w:val="24"/>
          <w:lang/>
        </w:rPr>
        <w:tab/>
        <w:t>Recommendations</w:t>
      </w:r>
    </w:p>
    <w:p w14:paraId="1A6E9863" w14:textId="16506DFA" w:rsidR="002E1654" w:rsidRDefault="00804D5A" w:rsidP="00804D5A">
      <w:pPr>
        <w:spacing w:line="480" w:lineRule="auto"/>
        <w:jc w:val="both"/>
        <w:rPr>
          <w:rFonts w:ascii="Times New Roman" w:hAnsi="Times New Roman" w:cs="Times New Roman"/>
          <w:sz w:val="24"/>
          <w:szCs w:val="24"/>
          <w:lang w:val="en-US"/>
        </w:rPr>
      </w:pPr>
      <w:r w:rsidRPr="00804D5A">
        <w:rPr>
          <w:rFonts w:ascii="Times New Roman" w:hAnsi="Times New Roman" w:cs="Times New Roman"/>
          <w:sz w:val="24"/>
          <w:szCs w:val="24"/>
          <w:lang w:val="en-US"/>
        </w:rPr>
        <w:t>Based on the findings and conclusions drawn from this study, the following recommendations are proposed to enhance the effectiveness of social media in promoting HPV vaccination and public health campaigns in Alimosho Local Government Area and similar settings:</w:t>
      </w:r>
    </w:p>
    <w:p w14:paraId="17CD3093" w14:textId="0FFB5C75" w:rsidR="0059665E" w:rsidRDefault="00804D5A" w:rsidP="00804D5A">
      <w:pPr>
        <w:pStyle w:val="ListParagraph"/>
        <w:numPr>
          <w:ilvl w:val="0"/>
          <w:numId w:val="10"/>
        </w:numPr>
        <w:spacing w:line="480" w:lineRule="auto"/>
        <w:jc w:val="both"/>
        <w:rPr>
          <w:rFonts w:ascii="Times New Roman" w:hAnsi="Times New Roman" w:cs="Times New Roman"/>
          <w:sz w:val="24"/>
          <w:szCs w:val="24"/>
          <w:lang w:val="en-US"/>
        </w:rPr>
      </w:pPr>
      <w:r w:rsidRPr="00804D5A">
        <w:rPr>
          <w:rFonts w:ascii="Times New Roman" w:hAnsi="Times New Roman" w:cs="Times New Roman"/>
          <w:sz w:val="24"/>
          <w:szCs w:val="24"/>
          <w:lang w:val="en-US"/>
        </w:rPr>
        <w:t>Government bodies such as the Lagos State Ministry of Health and the National Primary Health Care Development Agency (NPHCDA) should increase their visibility and consistency on social media platforms by sharing up-to-date, accurate, and engaging content about HPV and other vaccinations. Verified accounts should be used to build trust and serve as primary sources of health information.</w:t>
      </w:r>
    </w:p>
    <w:p w14:paraId="3916B338" w14:textId="6A7F98B4" w:rsidR="00804D5A" w:rsidRDefault="00804D5A" w:rsidP="00804D5A">
      <w:pPr>
        <w:pStyle w:val="ListParagraph"/>
        <w:numPr>
          <w:ilvl w:val="0"/>
          <w:numId w:val="10"/>
        </w:numPr>
        <w:spacing w:line="480" w:lineRule="auto"/>
        <w:jc w:val="both"/>
        <w:rPr>
          <w:rFonts w:ascii="Times New Roman" w:hAnsi="Times New Roman" w:cs="Times New Roman"/>
          <w:sz w:val="24"/>
          <w:szCs w:val="24"/>
          <w:lang w:val="en-US"/>
        </w:rPr>
      </w:pPr>
      <w:r w:rsidRPr="00804D5A">
        <w:rPr>
          <w:rFonts w:ascii="Times New Roman" w:hAnsi="Times New Roman" w:cs="Times New Roman"/>
          <w:sz w:val="24"/>
          <w:szCs w:val="24"/>
          <w:lang w:val="en-US"/>
        </w:rPr>
        <w:lastRenderedPageBreak/>
        <w:t>There should be proactive efforts to detect and counter misinformation about vaccines circulating on social media. This can be achieved through collaborations with tech companies, media watchdogs, and health influencers to flag false information and promote verified content using hashtags, campaigns, and fact-checking tools.</w:t>
      </w:r>
    </w:p>
    <w:p w14:paraId="3C123138" w14:textId="1B6C2D27" w:rsidR="00804D5A" w:rsidRDefault="00804D5A" w:rsidP="00804D5A">
      <w:pPr>
        <w:pStyle w:val="ListParagraph"/>
        <w:numPr>
          <w:ilvl w:val="0"/>
          <w:numId w:val="10"/>
        </w:numPr>
        <w:spacing w:line="480" w:lineRule="auto"/>
        <w:jc w:val="both"/>
        <w:rPr>
          <w:rFonts w:ascii="Times New Roman" w:hAnsi="Times New Roman" w:cs="Times New Roman"/>
          <w:sz w:val="24"/>
          <w:szCs w:val="24"/>
          <w:lang w:val="en-US"/>
        </w:rPr>
      </w:pPr>
      <w:r w:rsidRPr="00804D5A">
        <w:rPr>
          <w:rFonts w:ascii="Times New Roman" w:hAnsi="Times New Roman" w:cs="Times New Roman"/>
          <w:sz w:val="24"/>
          <w:szCs w:val="24"/>
          <w:lang w:val="en-US"/>
        </w:rPr>
        <w:t>Public health authorities should encourage vaccine beneficiaries and community influencers to share their positive vaccination experiences online. Personal stories and testimonials can help demystify fears and encourage others, particularly in communities where skepticism remains high.</w:t>
      </w:r>
    </w:p>
    <w:p w14:paraId="200CEFBC" w14:textId="1D9D266C" w:rsidR="00804D5A" w:rsidRDefault="00804D5A" w:rsidP="00804D5A">
      <w:pPr>
        <w:pStyle w:val="ListParagraph"/>
        <w:numPr>
          <w:ilvl w:val="0"/>
          <w:numId w:val="10"/>
        </w:numPr>
        <w:spacing w:line="480" w:lineRule="auto"/>
        <w:jc w:val="both"/>
        <w:rPr>
          <w:rFonts w:ascii="Times New Roman" w:hAnsi="Times New Roman" w:cs="Times New Roman"/>
          <w:sz w:val="24"/>
          <w:szCs w:val="24"/>
          <w:lang w:val="en-US"/>
        </w:rPr>
      </w:pPr>
      <w:r w:rsidRPr="00804D5A">
        <w:rPr>
          <w:rFonts w:ascii="Times New Roman" w:hAnsi="Times New Roman" w:cs="Times New Roman"/>
          <w:sz w:val="24"/>
          <w:szCs w:val="24"/>
          <w:lang w:val="en-US"/>
        </w:rPr>
        <w:t>Efforts should be concentrated on widely used platforms such as WhatsApp and Facebook, which were shown to be the most accessed for health content in Alimosho LGA. Broadcast messages, live video sessions, infographics, and local language content can enhance outreach and comprehension.</w:t>
      </w:r>
    </w:p>
    <w:p w14:paraId="6EFD3A13" w14:textId="77777777" w:rsidR="00804D5A" w:rsidRPr="00804D5A" w:rsidRDefault="00804D5A" w:rsidP="00804D5A">
      <w:pPr>
        <w:pStyle w:val="ListParagraph"/>
        <w:numPr>
          <w:ilvl w:val="0"/>
          <w:numId w:val="10"/>
        </w:numPr>
        <w:spacing w:line="480" w:lineRule="auto"/>
        <w:jc w:val="both"/>
        <w:rPr>
          <w:rFonts w:ascii="Times New Roman" w:hAnsi="Times New Roman" w:cs="Times New Roman"/>
          <w:sz w:val="24"/>
          <w:szCs w:val="24"/>
          <w:lang w:val="en-US"/>
        </w:rPr>
      </w:pPr>
      <w:r w:rsidRPr="00804D5A">
        <w:rPr>
          <w:rFonts w:ascii="Times New Roman" w:hAnsi="Times New Roman" w:cs="Times New Roman"/>
          <w:sz w:val="24"/>
          <w:szCs w:val="24"/>
          <w:lang w:val="en-US"/>
        </w:rPr>
        <w:t>Health education campaigns should include digital literacy components that teach users how to verify health information online. Schools, community centers, and religious organizations can be used as platforms for such initiatives, particularly targeting groups most vulnerable to misinformation.</w:t>
      </w:r>
    </w:p>
    <w:p w14:paraId="30D7D128" w14:textId="1EF13008" w:rsidR="00804D5A" w:rsidRDefault="00804D5A" w:rsidP="00804D5A">
      <w:pPr>
        <w:pStyle w:val="ListParagraph"/>
        <w:numPr>
          <w:ilvl w:val="0"/>
          <w:numId w:val="10"/>
        </w:numPr>
        <w:spacing w:line="480" w:lineRule="auto"/>
        <w:jc w:val="both"/>
        <w:rPr>
          <w:rFonts w:ascii="Times New Roman" w:hAnsi="Times New Roman" w:cs="Times New Roman"/>
          <w:sz w:val="24"/>
          <w:szCs w:val="24"/>
          <w:lang w:val="en-US"/>
        </w:rPr>
      </w:pPr>
      <w:r w:rsidRPr="00804D5A">
        <w:rPr>
          <w:rFonts w:ascii="Times New Roman" w:hAnsi="Times New Roman" w:cs="Times New Roman"/>
          <w:sz w:val="24"/>
          <w:szCs w:val="24"/>
          <w:lang w:val="en-US"/>
        </w:rPr>
        <w:t>To sustain awareness and influence behavior, HPV-related content must be shared consistently and not just during vaccination drives. Regular updates, reminders, and interaction with the public help keep health issues on the public agenda and improve vaccine acceptance.</w:t>
      </w:r>
    </w:p>
    <w:p w14:paraId="25CC710F" w14:textId="63B15815" w:rsidR="00804D5A" w:rsidRPr="00804D5A" w:rsidRDefault="00804D5A" w:rsidP="00804D5A">
      <w:pPr>
        <w:pStyle w:val="ListParagraph"/>
        <w:numPr>
          <w:ilvl w:val="0"/>
          <w:numId w:val="10"/>
        </w:numPr>
        <w:spacing w:line="480" w:lineRule="auto"/>
        <w:jc w:val="both"/>
        <w:rPr>
          <w:rFonts w:ascii="Times New Roman" w:hAnsi="Times New Roman" w:cs="Times New Roman"/>
          <w:sz w:val="24"/>
          <w:szCs w:val="24"/>
          <w:lang w:val="en-US"/>
        </w:rPr>
      </w:pPr>
      <w:r w:rsidRPr="00804D5A">
        <w:rPr>
          <w:rFonts w:ascii="Times New Roman" w:hAnsi="Times New Roman" w:cs="Times New Roman"/>
          <w:sz w:val="24"/>
          <w:szCs w:val="24"/>
          <w:lang w:val="en-US"/>
        </w:rPr>
        <w:t>Ongoing monitoring and evaluation of social media campaigns should be instituted to assess what types of content and platforms are most effective. Feedback from users should be collected to continuously refine communication strategies for better impact.</w:t>
      </w:r>
    </w:p>
    <w:p w14:paraId="1EC9DF2F" w14:textId="4183CB24" w:rsidR="0059665E" w:rsidRDefault="0059665E" w:rsidP="007073E2">
      <w:pPr>
        <w:spacing w:line="480" w:lineRule="auto"/>
        <w:jc w:val="center"/>
        <w:rPr>
          <w:rFonts w:ascii="Times New Roman" w:hAnsi="Times New Roman" w:cs="Times New Roman"/>
          <w:sz w:val="24"/>
          <w:szCs w:val="24"/>
          <w:lang w:val="en-US"/>
        </w:rPr>
      </w:pPr>
    </w:p>
    <w:p w14:paraId="7814FF56" w14:textId="2F098538" w:rsidR="0059665E" w:rsidRDefault="0059665E" w:rsidP="00804D5A">
      <w:pPr>
        <w:spacing w:line="480" w:lineRule="auto"/>
        <w:rPr>
          <w:rFonts w:ascii="Times New Roman" w:hAnsi="Times New Roman" w:cs="Times New Roman"/>
          <w:sz w:val="24"/>
          <w:szCs w:val="24"/>
          <w:lang w:val="en-US"/>
        </w:rPr>
      </w:pPr>
    </w:p>
    <w:p w14:paraId="48F4B7E5" w14:textId="77777777" w:rsidR="00804D5A" w:rsidRPr="005F391B" w:rsidRDefault="00804D5A" w:rsidP="00804D5A">
      <w:pPr>
        <w:spacing w:line="480" w:lineRule="auto"/>
        <w:rPr>
          <w:rFonts w:ascii="Times New Roman" w:hAnsi="Times New Roman"/>
          <w:b/>
          <w:sz w:val="24"/>
          <w:szCs w:val="24"/>
        </w:rPr>
      </w:pPr>
      <w:r w:rsidRPr="005F391B">
        <w:rPr>
          <w:rFonts w:ascii="Times New Roman" w:hAnsi="Times New Roman"/>
          <w:b/>
          <w:sz w:val="24"/>
          <w:szCs w:val="24"/>
        </w:rPr>
        <w:lastRenderedPageBreak/>
        <w:t>5.4</w:t>
      </w:r>
      <w:r w:rsidRPr="005F391B">
        <w:rPr>
          <w:rFonts w:ascii="Times New Roman" w:hAnsi="Times New Roman"/>
          <w:b/>
          <w:sz w:val="24"/>
          <w:szCs w:val="24"/>
        </w:rPr>
        <w:tab/>
        <w:t>Suggestion for Further Studies</w:t>
      </w:r>
    </w:p>
    <w:p w14:paraId="1B488A77" w14:textId="34D8DA7F" w:rsidR="00804D5A" w:rsidRDefault="00804D5A" w:rsidP="00FE466B">
      <w:pPr>
        <w:spacing w:line="480" w:lineRule="auto"/>
        <w:jc w:val="both"/>
        <w:rPr>
          <w:rFonts w:ascii="Times New Roman" w:hAnsi="Times New Roman" w:cs="Times New Roman"/>
          <w:sz w:val="24"/>
          <w:szCs w:val="24"/>
          <w:lang w:val="en-US"/>
        </w:rPr>
      </w:pPr>
      <w:r w:rsidRPr="00804D5A">
        <w:rPr>
          <w:rFonts w:ascii="Times New Roman" w:hAnsi="Times New Roman" w:cs="Times New Roman"/>
          <w:sz w:val="24"/>
          <w:szCs w:val="24"/>
          <w:lang w:val="en-US"/>
        </w:rPr>
        <w:t xml:space="preserve">While this study has provided valuable insights into the role of social media in HPV vaccination awareness and uptake in Alimosho Local Government Area, it also opens up several areas for future research. </w:t>
      </w:r>
      <w:r w:rsidR="00174EFD" w:rsidRPr="00174EFD">
        <w:rPr>
          <w:rFonts w:ascii="Times New Roman" w:hAnsi="Times New Roman" w:cs="Times New Roman"/>
          <w:sz w:val="24"/>
          <w:szCs w:val="24"/>
          <w:lang w:val="en-US"/>
        </w:rPr>
        <w:t>Future studies could extend beyond Alimosho LGA to include other LGAs in Lagos State or even conduct a nationwide study. This would allow for a comparative analysis of how social media influences public health behaviors in different socio-economic and cultural settings across Nigeria.</w:t>
      </w:r>
    </w:p>
    <w:p w14:paraId="56554562" w14:textId="20539CEA" w:rsidR="0059665E" w:rsidRDefault="0059665E" w:rsidP="007073E2">
      <w:pPr>
        <w:spacing w:line="480" w:lineRule="auto"/>
        <w:jc w:val="center"/>
        <w:rPr>
          <w:rFonts w:ascii="Times New Roman" w:hAnsi="Times New Roman" w:cs="Times New Roman"/>
          <w:sz w:val="24"/>
          <w:szCs w:val="24"/>
          <w:lang w:val="en-US"/>
        </w:rPr>
      </w:pPr>
    </w:p>
    <w:p w14:paraId="42B78E74" w14:textId="16E0E2FE" w:rsidR="0059665E" w:rsidRDefault="0059665E" w:rsidP="007073E2">
      <w:pPr>
        <w:spacing w:line="480" w:lineRule="auto"/>
        <w:jc w:val="center"/>
        <w:rPr>
          <w:rFonts w:ascii="Times New Roman" w:hAnsi="Times New Roman" w:cs="Times New Roman"/>
          <w:sz w:val="24"/>
          <w:szCs w:val="24"/>
          <w:lang w:val="en-US"/>
        </w:rPr>
      </w:pPr>
    </w:p>
    <w:p w14:paraId="4C70DE7F" w14:textId="21149F21" w:rsidR="0059665E" w:rsidRDefault="0059665E" w:rsidP="007073E2">
      <w:pPr>
        <w:spacing w:line="480" w:lineRule="auto"/>
        <w:jc w:val="center"/>
        <w:rPr>
          <w:rFonts w:ascii="Times New Roman" w:hAnsi="Times New Roman" w:cs="Times New Roman"/>
          <w:sz w:val="24"/>
          <w:szCs w:val="24"/>
          <w:lang w:val="en-US"/>
        </w:rPr>
      </w:pPr>
    </w:p>
    <w:p w14:paraId="2F298B88" w14:textId="67DAB260" w:rsidR="0059665E" w:rsidRDefault="0059665E" w:rsidP="007073E2">
      <w:pPr>
        <w:spacing w:line="480" w:lineRule="auto"/>
        <w:jc w:val="center"/>
        <w:rPr>
          <w:rFonts w:ascii="Times New Roman" w:hAnsi="Times New Roman" w:cs="Times New Roman"/>
          <w:sz w:val="24"/>
          <w:szCs w:val="24"/>
          <w:lang w:val="en-US"/>
        </w:rPr>
      </w:pPr>
    </w:p>
    <w:p w14:paraId="4BFA0223" w14:textId="5130DCD1" w:rsidR="0059665E" w:rsidRDefault="0059665E" w:rsidP="007073E2">
      <w:pPr>
        <w:spacing w:line="480" w:lineRule="auto"/>
        <w:jc w:val="center"/>
        <w:rPr>
          <w:rFonts w:ascii="Times New Roman" w:hAnsi="Times New Roman" w:cs="Times New Roman"/>
          <w:sz w:val="24"/>
          <w:szCs w:val="24"/>
          <w:lang w:val="en-US"/>
        </w:rPr>
      </w:pPr>
    </w:p>
    <w:p w14:paraId="5A94318A" w14:textId="023D5F64" w:rsidR="0059665E" w:rsidRDefault="0059665E" w:rsidP="007073E2">
      <w:pPr>
        <w:spacing w:line="480" w:lineRule="auto"/>
        <w:jc w:val="center"/>
        <w:rPr>
          <w:rFonts w:ascii="Times New Roman" w:hAnsi="Times New Roman" w:cs="Times New Roman"/>
          <w:sz w:val="24"/>
          <w:szCs w:val="24"/>
          <w:lang w:val="en-US"/>
        </w:rPr>
      </w:pPr>
    </w:p>
    <w:p w14:paraId="737BD63F" w14:textId="70D71EFA" w:rsidR="0059665E" w:rsidRDefault="0059665E" w:rsidP="007073E2">
      <w:pPr>
        <w:spacing w:line="480" w:lineRule="auto"/>
        <w:jc w:val="center"/>
        <w:rPr>
          <w:rFonts w:ascii="Times New Roman" w:hAnsi="Times New Roman" w:cs="Times New Roman"/>
          <w:sz w:val="24"/>
          <w:szCs w:val="24"/>
          <w:lang w:val="en-US"/>
        </w:rPr>
      </w:pPr>
    </w:p>
    <w:p w14:paraId="07CC52D6" w14:textId="77777777" w:rsidR="0059665E" w:rsidRDefault="0059665E" w:rsidP="007073E2">
      <w:pPr>
        <w:spacing w:line="480" w:lineRule="auto"/>
        <w:jc w:val="center"/>
        <w:rPr>
          <w:rFonts w:ascii="Times New Roman" w:hAnsi="Times New Roman" w:cs="Times New Roman"/>
          <w:sz w:val="24"/>
          <w:szCs w:val="24"/>
          <w:lang w:val="en-US"/>
        </w:rPr>
      </w:pPr>
    </w:p>
    <w:p w14:paraId="702A70E8" w14:textId="77777777" w:rsidR="002E1654" w:rsidRDefault="002E1654" w:rsidP="007073E2">
      <w:pPr>
        <w:spacing w:line="480" w:lineRule="auto"/>
        <w:jc w:val="center"/>
        <w:rPr>
          <w:rFonts w:ascii="Times New Roman" w:hAnsi="Times New Roman" w:cs="Times New Roman"/>
          <w:sz w:val="24"/>
          <w:szCs w:val="24"/>
          <w:lang w:val="en-US"/>
        </w:rPr>
      </w:pPr>
    </w:p>
    <w:p w14:paraId="066E836C" w14:textId="77777777" w:rsidR="002E1654" w:rsidRDefault="002E1654" w:rsidP="007073E2">
      <w:pPr>
        <w:spacing w:line="480" w:lineRule="auto"/>
        <w:jc w:val="center"/>
        <w:rPr>
          <w:rFonts w:ascii="Times New Roman" w:hAnsi="Times New Roman" w:cs="Times New Roman"/>
          <w:sz w:val="24"/>
          <w:szCs w:val="24"/>
          <w:lang w:val="en-US"/>
        </w:rPr>
      </w:pPr>
    </w:p>
    <w:p w14:paraId="429B54E1" w14:textId="77777777" w:rsidR="008730EE" w:rsidRDefault="008730EE" w:rsidP="007073E2">
      <w:pPr>
        <w:spacing w:line="480" w:lineRule="auto"/>
        <w:jc w:val="center"/>
        <w:rPr>
          <w:rFonts w:ascii="Times New Roman" w:hAnsi="Times New Roman" w:cs="Times New Roman"/>
          <w:sz w:val="24"/>
          <w:szCs w:val="24"/>
          <w:lang w:val="en-US"/>
        </w:rPr>
      </w:pPr>
    </w:p>
    <w:p w14:paraId="0A55D763" w14:textId="77777777" w:rsidR="008730EE" w:rsidRDefault="008730EE" w:rsidP="007073E2">
      <w:pPr>
        <w:spacing w:line="480" w:lineRule="auto"/>
        <w:jc w:val="center"/>
        <w:rPr>
          <w:rFonts w:ascii="Times New Roman" w:hAnsi="Times New Roman" w:cs="Times New Roman"/>
          <w:sz w:val="24"/>
          <w:szCs w:val="24"/>
          <w:lang w:val="en-US"/>
        </w:rPr>
      </w:pPr>
    </w:p>
    <w:p w14:paraId="734735AE" w14:textId="77777777" w:rsidR="008730EE" w:rsidRDefault="008730EE" w:rsidP="007073E2">
      <w:pPr>
        <w:spacing w:line="480" w:lineRule="auto"/>
        <w:jc w:val="center"/>
        <w:rPr>
          <w:rFonts w:ascii="Times New Roman" w:hAnsi="Times New Roman" w:cs="Times New Roman"/>
          <w:sz w:val="24"/>
          <w:szCs w:val="24"/>
          <w:lang w:val="en-US"/>
        </w:rPr>
      </w:pPr>
    </w:p>
    <w:p w14:paraId="665AEA8B" w14:textId="77777777" w:rsidR="008730EE" w:rsidRDefault="008730EE" w:rsidP="007073E2">
      <w:pPr>
        <w:spacing w:line="480" w:lineRule="auto"/>
        <w:jc w:val="center"/>
        <w:rPr>
          <w:rFonts w:ascii="Times New Roman" w:hAnsi="Times New Roman" w:cs="Times New Roman"/>
          <w:sz w:val="24"/>
          <w:szCs w:val="24"/>
          <w:lang w:val="en-US"/>
        </w:rPr>
      </w:pPr>
    </w:p>
    <w:p w14:paraId="56F8D398" w14:textId="0DE35C5C" w:rsidR="007073E2" w:rsidRDefault="007073E2" w:rsidP="007073E2">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References</w:t>
      </w:r>
    </w:p>
    <w:p w14:paraId="5D882C04"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Abdulaziz, A. (2014). The role of social media in shaping modern communication dynamics. Journal of Communication Studies, 12(3), 45-60.</w:t>
      </w:r>
    </w:p>
    <w:p w14:paraId="4C0D84A5"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Adelua, A., Odiboh, J., Oladunjoye, M., &amp; Ajayi, T. (2020). Digital marketing and customer engagement: The role of social media in modern business practices. Journal of Business and Digital Innovation, 8(2), 112-130.</w:t>
      </w:r>
    </w:p>
    <w:p w14:paraId="3DA69D0F"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 xml:space="preserve">Aiyende, A., James, T., &amp; </w:t>
      </w:r>
      <w:proofErr w:type="spellStart"/>
      <w:r w:rsidRPr="007073E2">
        <w:rPr>
          <w:rFonts w:ascii="Times New Roman" w:hAnsi="Times New Roman" w:cs="Times New Roman"/>
          <w:sz w:val="24"/>
          <w:szCs w:val="24"/>
          <w:lang w:val="en-US"/>
        </w:rPr>
        <w:t>Nejo</w:t>
      </w:r>
      <w:proofErr w:type="spellEnd"/>
      <w:r w:rsidRPr="007073E2">
        <w:rPr>
          <w:rFonts w:ascii="Times New Roman" w:hAnsi="Times New Roman" w:cs="Times New Roman"/>
          <w:sz w:val="24"/>
          <w:szCs w:val="24"/>
          <w:lang w:val="en-US"/>
        </w:rPr>
        <w:t>, O. (2020). Social media usage and healthcare information-seeking behavior in Nigeria: A digital perspective. International Journal of Public Health Studies, 15(4), 233-250.</w:t>
      </w:r>
    </w:p>
    <w:p w14:paraId="3BE4309A"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Albalawi, Y., &amp; Sixsmith, J. (2015). Identifying credibility factors of health-related social media content: An exploratory study. International Journal of Digital Health Communication, 10(1), 89-105.</w:t>
      </w:r>
    </w:p>
    <w:p w14:paraId="3C2949DB"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Antheunis, M. L., Tates, K., &amp; Nieboer, T. E. (2013). Patients’ and health professionals’ use of social media in healthcare: Motives, barriers, and expectations. Patient Education and Counseling, 92(3), 426-431.</w:t>
      </w:r>
    </w:p>
    <w:p w14:paraId="17031C18"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Fayemi, A., Salau, K., &amp; Nwosu, I. (2020). Healthcare information-seeking behavior among Nigerian youths: The impact of digital platforms. Journal of Health Literacy and Digital Communication, 11(2), 67-84.</w:t>
      </w:r>
    </w:p>
    <w:p w14:paraId="6D598DC5"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Fernández-Luque, L., &amp; Bau, T. (2015). Social media in health: The good, the bad, and the ugly. Journal of Medical Internet Research, 17(3), e125.</w:t>
      </w:r>
    </w:p>
    <w:p w14:paraId="1FA0C298"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Greaves, F., Pape, U. J., &amp; King, D. (2012). Understanding the role of social media in public health communication. The Lancet Digital Health, 9(4), 189-202.</w:t>
      </w:r>
    </w:p>
    <w:p w14:paraId="7555F6CA"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lastRenderedPageBreak/>
        <w:t>Hao, H., &amp; Gao, L. (2017). Social media and public health: A case study on information diffusion and public engagement. Health Communication Research, 22(1), 134-150.</w:t>
      </w:r>
    </w:p>
    <w:p w14:paraId="7DE99EB6"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Househ, M., Borycki, E., &amp; Kushniruk, A. (2014). Empowering patients through social media: The benefits and challenges of health information-sharing online. Journal of Health Informatics, 7(3), 77-88.</w:t>
      </w:r>
    </w:p>
    <w:p w14:paraId="067AABB9"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 xml:space="preserve">James, T., Ndubueze, M., &amp; </w:t>
      </w:r>
      <w:proofErr w:type="spellStart"/>
      <w:r w:rsidRPr="007073E2">
        <w:rPr>
          <w:rFonts w:ascii="Times New Roman" w:hAnsi="Times New Roman" w:cs="Times New Roman"/>
          <w:sz w:val="24"/>
          <w:szCs w:val="24"/>
          <w:lang w:val="en-US"/>
        </w:rPr>
        <w:t>Nejo</w:t>
      </w:r>
      <w:proofErr w:type="spellEnd"/>
      <w:r w:rsidRPr="007073E2">
        <w:rPr>
          <w:rFonts w:ascii="Times New Roman" w:hAnsi="Times New Roman" w:cs="Times New Roman"/>
          <w:sz w:val="24"/>
          <w:szCs w:val="24"/>
          <w:lang w:val="en-US"/>
        </w:rPr>
        <w:t>, O. (2020). Online health information-seeking behavior: A Nigerian perspective on digital literacy and health decision-making. Journal of Public Health Research, 9(2), 115-132.</w:t>
      </w:r>
    </w:p>
    <w:p w14:paraId="2B1A9892"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 xml:space="preserve">Ndubueze, M., </w:t>
      </w:r>
      <w:proofErr w:type="spellStart"/>
      <w:r w:rsidRPr="007073E2">
        <w:rPr>
          <w:rFonts w:ascii="Times New Roman" w:hAnsi="Times New Roman" w:cs="Times New Roman"/>
          <w:sz w:val="24"/>
          <w:szCs w:val="24"/>
          <w:lang w:val="en-US"/>
        </w:rPr>
        <w:t>Nejo</w:t>
      </w:r>
      <w:proofErr w:type="spellEnd"/>
      <w:r w:rsidRPr="007073E2">
        <w:rPr>
          <w:rFonts w:ascii="Times New Roman" w:hAnsi="Times New Roman" w:cs="Times New Roman"/>
          <w:sz w:val="24"/>
          <w:szCs w:val="24"/>
          <w:lang w:val="en-US"/>
        </w:rPr>
        <w:t>, O., &amp; Omokiti, S. (2020). Barriers and facilitators to online health information-seeking behavior in Nigeria. Journal of Health Information and Communication, 14(1), 49-65.</w:t>
      </w:r>
    </w:p>
    <w:p w14:paraId="365BF401"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proofErr w:type="spellStart"/>
      <w:r w:rsidRPr="007073E2">
        <w:rPr>
          <w:rFonts w:ascii="Times New Roman" w:hAnsi="Times New Roman" w:cs="Times New Roman"/>
          <w:sz w:val="24"/>
          <w:szCs w:val="24"/>
          <w:lang w:val="en-US"/>
        </w:rPr>
        <w:t>Nejo</w:t>
      </w:r>
      <w:proofErr w:type="spellEnd"/>
      <w:r w:rsidRPr="007073E2">
        <w:rPr>
          <w:rFonts w:ascii="Times New Roman" w:hAnsi="Times New Roman" w:cs="Times New Roman"/>
          <w:sz w:val="24"/>
          <w:szCs w:val="24"/>
          <w:lang w:val="en-US"/>
        </w:rPr>
        <w:t>, O., Nwosu, I., &amp; Olabanjo, A. (2020). The digital health revolution: How Nigerians access and interpret online medical information. International Journal of Health Policy, 16(2), 98-115.</w:t>
      </w:r>
    </w:p>
    <w:p w14:paraId="00AC9179"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Nwosu, I., Salau, K., &amp; Omokiti, S. (2020). The role of digital literacy in enhancing healthcare information accessibility in Nigeria. African Journal of Health and Digital Transformation, 5(1), 87-102.</w:t>
      </w:r>
    </w:p>
    <w:p w14:paraId="775590E4"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Odiboh, J., Ezenagu, O., &amp; Okuobeya, P. (2019). Social media marketing strategies and their impact on Nigerian businesses. Journal of Digital Business and Social Trends, 6(3), 133-150.</w:t>
      </w:r>
    </w:p>
    <w:p w14:paraId="28A4750A"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Odiboh, J., &amp; Ajayi, T. (2019). The role of social media in expanding business reach: A case study of Nigerian enterprises. Journal of Business Communication, 10(1), 55-72.</w:t>
      </w:r>
    </w:p>
    <w:p w14:paraId="482AC98A"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lastRenderedPageBreak/>
        <w:t>Odiboh, J., &amp; Oladunjoye, M. (2019). Digital platforms and consumer engagement: The Nigerian business experience. Journal of Marketing and Digital Innovation, 7(2), 44-60.</w:t>
      </w:r>
    </w:p>
    <w:p w14:paraId="2C8282DC"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Olabanjo, A., Omokiti, S., &amp; Salau, K. (2020). Empowering Nigerians through digital health literacy: Challenges and opportunities. Nigerian Journal of Public Health, 12(2), 23-40.</w:t>
      </w:r>
    </w:p>
    <w:p w14:paraId="25E2EF97" w14:textId="77777777"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Salau, K., Nwosu, I., &amp; Omokiti, S. (2020). Social media and health literacy: Enhancing public engagement with credible health information in Nigeria. Journal of Public Health Communication, 14(3), 99-120.</w:t>
      </w:r>
    </w:p>
    <w:p w14:paraId="208D5F4E" w14:textId="755D06F5" w:rsid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Schiavo, R. (2013). Health communication: From theory to practice (2nd ed.). Jossey-Bass.</w:t>
      </w:r>
    </w:p>
    <w:p w14:paraId="627AF3CF" w14:textId="0440951D"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Bandura, A. (1986). Social foundations of thought and action: A social cognitive theory. Prentice-Hall.</w:t>
      </w:r>
    </w:p>
    <w:p w14:paraId="6543FA0F" w14:textId="3CA51D20"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Betsch, C., Schmid, P., Heinemeier, D., Korn, L., Holtmann, C., &amp; Böhm, R. (2022). Beyond confidence: Development of a measure assessing the positive and negative role of trust in vaccination. Health Psychology, 41(5), 297–308.</w:t>
      </w:r>
    </w:p>
    <w:p w14:paraId="65860431" w14:textId="37AD6A69"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Brown, K., Smith, R., &amp; Thompson, L. (2024). Social proof and vaccine advocacy: The role of online communities in shaping public health behaviors. Journal of Health Communication, 29(2), 134–150.</w:t>
      </w:r>
    </w:p>
    <w:p w14:paraId="150DC952" w14:textId="255B392E"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Chong, D., &amp; Druckman, J. N. (2007). Framing theory. Annual Review of Political Science, 10, 103–126.</w:t>
      </w:r>
    </w:p>
    <w:p w14:paraId="565AEC14" w14:textId="12D809AD"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Entman, R. M. (1993). Framing: Toward clarification of a fractured paradigm. Journal of Communication, 43(4), 51–58.</w:t>
      </w:r>
    </w:p>
    <w:p w14:paraId="4E42E07A" w14:textId="0A1C1FE0"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lastRenderedPageBreak/>
        <w:t>Greenhalgh, T., Robert, G., Macfarlane, F., Bate, P., &amp; Kyriakidou, O. (2023). Diffusion of innovations in service organizations: Systematic review and recommendations. Milbank Quarterly, 81(4), 581–629.</w:t>
      </w:r>
    </w:p>
    <w:p w14:paraId="06B7ABEA" w14:textId="7699ECBE"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Katz, E., Blumler, J. G., &amp; Gurevitch, M. (1973). Uses and gratifications research. Public Opinion Quarterly, 37(4), 509–523.</w:t>
      </w:r>
    </w:p>
    <w:p w14:paraId="07BDD572" w14:textId="1067BBBD"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Kim, S., &amp; Chen, Y. (2023). The role of gamification and interactive storytelling in digital health communication. Digital Health Review, 15(1), 45–62.</w:t>
      </w:r>
    </w:p>
    <w:p w14:paraId="06A49A01" w14:textId="24C40E5D"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Nyhan, B., Reifler, J., Richey, S., &amp; Freed, G. L. (2023). Effective messages in vaccine promotion: A randomized trial. Pediatrics, 142(2), e20172580.</w:t>
      </w:r>
    </w:p>
    <w:p w14:paraId="789858D0" w14:textId="3DD4B8D8"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Park, H., &amp; Cho, J. (2024). The influence of social media discussions on public trust in vaccines: An empirical analysis. Public Health Journal, 38(1), 78–92.</w:t>
      </w:r>
    </w:p>
    <w:p w14:paraId="47E730F2" w14:textId="73FF88BF"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Rosenstock, I. M., Strecher, V. J., &amp; Becker, M. H. (2023). Social reinforcement and health behavior change: Examining vaccine adoption. Health Behavior Research, 32(3), 210–225.</w:t>
      </w:r>
    </w:p>
    <w:p w14:paraId="3901D9C3" w14:textId="41942356"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Shao, Y., &amp; Wang, X. (2023). Social media and health information-seeking behaviors: Understanding the role of trust and credibility. Journal of Digital Health, 28(1), 56–73.</w:t>
      </w:r>
    </w:p>
    <w:p w14:paraId="3BA793B5" w14:textId="04837109"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Smith, J., &amp; Johnson, P. (2023). The role of influencers in shaping public perception of vaccines: A case study on social media advocacy. Health Communication Studies, 40(2), 156–172.</w:t>
      </w:r>
    </w:p>
    <w:p w14:paraId="213FE9D6" w14:textId="7EBF1B33"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Tewksbury, D., &amp; Scheufele, D. A. (2019). News framing theory and its applications in public health communication. Journal of Communication Research, 46(3), 210–225.</w:t>
      </w:r>
    </w:p>
    <w:p w14:paraId="4122D402" w14:textId="12769665"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Valente, T. W. (2020). Social networks and health: Models, methods, and applications. Oxford University Press.</w:t>
      </w:r>
    </w:p>
    <w:p w14:paraId="6772C4FA" w14:textId="28A664D2" w:rsidR="007073E2" w:rsidRPr="007073E2"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lastRenderedPageBreak/>
        <w:t>Van Stekelenburg, A., Kraaijeveld, S., &amp; Upenieks, L. (2021). Gain-framed versus loss-framed vaccine messaging: Effectiveness in addressing vaccine hesitancy. Journal of Public Health Messaging, 15(2), 99–115.</w:t>
      </w:r>
    </w:p>
    <w:p w14:paraId="17C06EE0" w14:textId="180F4EF4" w:rsidR="00AA7E4D" w:rsidRPr="00AD651B" w:rsidRDefault="007073E2" w:rsidP="0089218A">
      <w:pPr>
        <w:spacing w:line="480" w:lineRule="auto"/>
        <w:ind w:left="720" w:hanging="720"/>
        <w:jc w:val="both"/>
        <w:rPr>
          <w:rFonts w:ascii="Times New Roman" w:hAnsi="Times New Roman" w:cs="Times New Roman"/>
          <w:sz w:val="24"/>
          <w:szCs w:val="24"/>
          <w:lang w:val="en-US"/>
        </w:rPr>
      </w:pPr>
      <w:r w:rsidRPr="007073E2">
        <w:rPr>
          <w:rFonts w:ascii="Times New Roman" w:hAnsi="Times New Roman" w:cs="Times New Roman"/>
          <w:sz w:val="24"/>
          <w:szCs w:val="24"/>
          <w:lang w:val="en-US"/>
        </w:rPr>
        <w:t>Zhao, Y., &amp; Zhang, P. (2024). Digital platforms and public health campaigns: A systematic review of vaccine promotion strategies. International Journal of Digital Health, 19(1), 55–70.</w:t>
      </w:r>
    </w:p>
    <w:sectPr w:rsidR="00AA7E4D" w:rsidRPr="00AD651B" w:rsidSect="00FC625D">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84BA0" w14:textId="77777777" w:rsidR="00630983" w:rsidRDefault="00630983" w:rsidP="00EE3C9C">
      <w:pPr>
        <w:spacing w:after="0" w:line="240" w:lineRule="auto"/>
      </w:pPr>
      <w:r>
        <w:separator/>
      </w:r>
    </w:p>
  </w:endnote>
  <w:endnote w:type="continuationSeparator" w:id="0">
    <w:p w14:paraId="06E3F183" w14:textId="77777777" w:rsidR="00630983" w:rsidRDefault="00630983" w:rsidP="00EE3C9C">
      <w:pPr>
        <w:spacing w:after="0" w:line="240" w:lineRule="auto"/>
      </w:pPr>
      <w:r>
        <w:continuationSeparator/>
      </w:r>
    </w:p>
  </w:endnote>
  <w:endnote w:type="continuationNotice" w:id="1">
    <w:p w14:paraId="4379B60A" w14:textId="77777777" w:rsidR="00630983" w:rsidRDefault="006309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2442113"/>
      <w:docPartObj>
        <w:docPartGallery w:val="Page Numbers (Bottom of Page)"/>
        <w:docPartUnique/>
      </w:docPartObj>
    </w:sdtPr>
    <w:sdtEndPr>
      <w:rPr>
        <w:noProof/>
      </w:rPr>
    </w:sdtEndPr>
    <w:sdtContent>
      <w:p w14:paraId="5EADAAF5" w14:textId="3AC41622" w:rsidR="00FC625D" w:rsidRDefault="00FC62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F1DA8E" w14:textId="77777777" w:rsidR="008C4EF0" w:rsidRDefault="008C4E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9C9A6" w14:textId="77777777" w:rsidR="00630983" w:rsidRDefault="00630983" w:rsidP="00EE3C9C">
      <w:pPr>
        <w:spacing w:after="0" w:line="240" w:lineRule="auto"/>
      </w:pPr>
      <w:r>
        <w:separator/>
      </w:r>
    </w:p>
  </w:footnote>
  <w:footnote w:type="continuationSeparator" w:id="0">
    <w:p w14:paraId="45083100" w14:textId="77777777" w:rsidR="00630983" w:rsidRDefault="00630983" w:rsidP="00EE3C9C">
      <w:pPr>
        <w:spacing w:after="0" w:line="240" w:lineRule="auto"/>
      </w:pPr>
      <w:r>
        <w:continuationSeparator/>
      </w:r>
    </w:p>
  </w:footnote>
  <w:footnote w:type="continuationNotice" w:id="1">
    <w:p w14:paraId="235372AE" w14:textId="77777777" w:rsidR="00630983" w:rsidRDefault="0063098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92C47"/>
    <w:multiLevelType w:val="multilevel"/>
    <w:tmpl w:val="CABC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E53E1"/>
    <w:multiLevelType w:val="hybridMultilevel"/>
    <w:tmpl w:val="A19A05DC"/>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1C17FD7"/>
    <w:multiLevelType w:val="multilevel"/>
    <w:tmpl w:val="6A5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A5A38"/>
    <w:multiLevelType w:val="hybridMultilevel"/>
    <w:tmpl w:val="B3623E4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8887989"/>
    <w:multiLevelType w:val="hybridMultilevel"/>
    <w:tmpl w:val="A4D06ED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BC067EC"/>
    <w:multiLevelType w:val="hybridMultilevel"/>
    <w:tmpl w:val="5F189C38"/>
    <w:lvl w:ilvl="0" w:tplc="2000001B">
      <w:start w:val="1"/>
      <w:numFmt w:val="lowerRoman"/>
      <w:lvlText w:val="%1."/>
      <w:lvlJc w:val="right"/>
      <w:pPr>
        <w:ind w:left="502" w:hanging="360"/>
      </w:p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6" w15:restartNumberingAfterBreak="0">
    <w:nsid w:val="40CB78F9"/>
    <w:multiLevelType w:val="hybridMultilevel"/>
    <w:tmpl w:val="68B427DC"/>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68D0915"/>
    <w:multiLevelType w:val="multilevel"/>
    <w:tmpl w:val="1CF8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6D2B32"/>
    <w:multiLevelType w:val="hybridMultilevel"/>
    <w:tmpl w:val="ACFA6A9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55F0E00"/>
    <w:multiLevelType w:val="hybridMultilevel"/>
    <w:tmpl w:val="595462C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4"/>
  </w:num>
  <w:num w:numId="3">
    <w:abstractNumId w:val="9"/>
  </w:num>
  <w:num w:numId="4">
    <w:abstractNumId w:val="0"/>
  </w:num>
  <w:num w:numId="5">
    <w:abstractNumId w:val="7"/>
  </w:num>
  <w:num w:numId="6">
    <w:abstractNumId w:val="5"/>
  </w:num>
  <w:num w:numId="7">
    <w:abstractNumId w:val="1"/>
  </w:num>
  <w:num w:numId="8">
    <w:abstractNumId w:val="8"/>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4D"/>
    <w:rsid w:val="00070AF7"/>
    <w:rsid w:val="000E4F30"/>
    <w:rsid w:val="00111529"/>
    <w:rsid w:val="001459E0"/>
    <w:rsid w:val="00174EFD"/>
    <w:rsid w:val="00176AB3"/>
    <w:rsid w:val="00191BCB"/>
    <w:rsid w:val="001C6489"/>
    <w:rsid w:val="001D472C"/>
    <w:rsid w:val="0022432A"/>
    <w:rsid w:val="00240C28"/>
    <w:rsid w:val="00240E28"/>
    <w:rsid w:val="00242DBC"/>
    <w:rsid w:val="00270985"/>
    <w:rsid w:val="002712D3"/>
    <w:rsid w:val="00291853"/>
    <w:rsid w:val="00296730"/>
    <w:rsid w:val="002B47D8"/>
    <w:rsid w:val="002C6640"/>
    <w:rsid w:val="002E1654"/>
    <w:rsid w:val="00373C45"/>
    <w:rsid w:val="003A614C"/>
    <w:rsid w:val="003E09B4"/>
    <w:rsid w:val="003E5BE4"/>
    <w:rsid w:val="0043113E"/>
    <w:rsid w:val="004320BF"/>
    <w:rsid w:val="00443489"/>
    <w:rsid w:val="00492BD7"/>
    <w:rsid w:val="005021D9"/>
    <w:rsid w:val="0051447E"/>
    <w:rsid w:val="00544716"/>
    <w:rsid w:val="00552E23"/>
    <w:rsid w:val="00571FB0"/>
    <w:rsid w:val="0059665E"/>
    <w:rsid w:val="005A3C36"/>
    <w:rsid w:val="005B5CF0"/>
    <w:rsid w:val="005C6217"/>
    <w:rsid w:val="005D358C"/>
    <w:rsid w:val="005E2BC8"/>
    <w:rsid w:val="006000A7"/>
    <w:rsid w:val="00624084"/>
    <w:rsid w:val="00630983"/>
    <w:rsid w:val="00636270"/>
    <w:rsid w:val="0067685C"/>
    <w:rsid w:val="006A0174"/>
    <w:rsid w:val="006B4CA6"/>
    <w:rsid w:val="007049D7"/>
    <w:rsid w:val="007073E2"/>
    <w:rsid w:val="00717E55"/>
    <w:rsid w:val="0073262B"/>
    <w:rsid w:val="007A579D"/>
    <w:rsid w:val="007E2CE8"/>
    <w:rsid w:val="007F4BAE"/>
    <w:rsid w:val="00800197"/>
    <w:rsid w:val="00804D5A"/>
    <w:rsid w:val="008140B8"/>
    <w:rsid w:val="008730EE"/>
    <w:rsid w:val="0089218A"/>
    <w:rsid w:val="008A772F"/>
    <w:rsid w:val="008C4EF0"/>
    <w:rsid w:val="008D4C97"/>
    <w:rsid w:val="008F09EA"/>
    <w:rsid w:val="00912C47"/>
    <w:rsid w:val="00937D08"/>
    <w:rsid w:val="009427F1"/>
    <w:rsid w:val="009715BA"/>
    <w:rsid w:val="00974538"/>
    <w:rsid w:val="009A1164"/>
    <w:rsid w:val="009A2C5C"/>
    <w:rsid w:val="009D7D2D"/>
    <w:rsid w:val="009E1457"/>
    <w:rsid w:val="00A514F2"/>
    <w:rsid w:val="00A579BD"/>
    <w:rsid w:val="00A715F3"/>
    <w:rsid w:val="00A74099"/>
    <w:rsid w:val="00A942E8"/>
    <w:rsid w:val="00AA1B07"/>
    <w:rsid w:val="00AA53B7"/>
    <w:rsid w:val="00AA7E4D"/>
    <w:rsid w:val="00AC3F50"/>
    <w:rsid w:val="00AD651B"/>
    <w:rsid w:val="00AE554E"/>
    <w:rsid w:val="00B10522"/>
    <w:rsid w:val="00B13D2D"/>
    <w:rsid w:val="00B36618"/>
    <w:rsid w:val="00B96BA5"/>
    <w:rsid w:val="00BA0661"/>
    <w:rsid w:val="00BE5EC2"/>
    <w:rsid w:val="00C05319"/>
    <w:rsid w:val="00C05CE9"/>
    <w:rsid w:val="00C10315"/>
    <w:rsid w:val="00C433C0"/>
    <w:rsid w:val="00CC350C"/>
    <w:rsid w:val="00CE75BB"/>
    <w:rsid w:val="00D27C50"/>
    <w:rsid w:val="00D73E8B"/>
    <w:rsid w:val="00D9736E"/>
    <w:rsid w:val="00DB4ECB"/>
    <w:rsid w:val="00DB4FE3"/>
    <w:rsid w:val="00DB68AC"/>
    <w:rsid w:val="00DC41A4"/>
    <w:rsid w:val="00E820BC"/>
    <w:rsid w:val="00ED112C"/>
    <w:rsid w:val="00EE3C9C"/>
    <w:rsid w:val="00F04168"/>
    <w:rsid w:val="00F04E3E"/>
    <w:rsid w:val="00F10EDE"/>
    <w:rsid w:val="00F454C2"/>
    <w:rsid w:val="00F562D5"/>
    <w:rsid w:val="00F56A34"/>
    <w:rsid w:val="00F574BA"/>
    <w:rsid w:val="00F67713"/>
    <w:rsid w:val="00F7506D"/>
    <w:rsid w:val="00FC625D"/>
    <w:rsid w:val="00FD51AE"/>
    <w:rsid w:val="00FE4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75C2C"/>
  <w15:chartTrackingRefBased/>
  <w15:docId w15:val="{2F47EDCC-B510-45AB-BAF8-4B10622C3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E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0522"/>
    <w:pPr>
      <w:ind w:left="720"/>
      <w:contextualSpacing/>
    </w:pPr>
  </w:style>
  <w:style w:type="paragraph" w:styleId="Header">
    <w:name w:val="header"/>
    <w:basedOn w:val="Normal"/>
    <w:link w:val="HeaderChar"/>
    <w:uiPriority w:val="99"/>
    <w:unhideWhenUsed/>
    <w:rsid w:val="00EE3C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C9C"/>
  </w:style>
  <w:style w:type="paragraph" w:styleId="Footer">
    <w:name w:val="footer"/>
    <w:basedOn w:val="Normal"/>
    <w:link w:val="FooterChar"/>
    <w:uiPriority w:val="99"/>
    <w:unhideWhenUsed/>
    <w:rsid w:val="00EE3C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C9C"/>
  </w:style>
  <w:style w:type="paragraph" w:styleId="BalloonText">
    <w:name w:val="Balloon Text"/>
    <w:basedOn w:val="Normal"/>
    <w:link w:val="BalloonTextChar"/>
    <w:uiPriority w:val="99"/>
    <w:semiHidden/>
    <w:unhideWhenUsed/>
    <w:rsid w:val="008F09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09EA"/>
    <w:rPr>
      <w:rFonts w:ascii="Segoe UI" w:hAnsi="Segoe UI" w:cs="Segoe UI"/>
      <w:sz w:val="18"/>
      <w:szCs w:val="18"/>
    </w:rPr>
  </w:style>
  <w:style w:type="table" w:styleId="TableGrid">
    <w:name w:val="Table Grid"/>
    <w:basedOn w:val="TableNormal"/>
    <w:uiPriority w:val="39"/>
    <w:rsid w:val="00676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437492">
      <w:bodyDiv w:val="1"/>
      <w:marLeft w:val="0"/>
      <w:marRight w:val="0"/>
      <w:marTop w:val="0"/>
      <w:marBottom w:val="0"/>
      <w:divBdr>
        <w:top w:val="none" w:sz="0" w:space="0" w:color="auto"/>
        <w:left w:val="none" w:sz="0" w:space="0" w:color="auto"/>
        <w:bottom w:val="none" w:sz="0" w:space="0" w:color="auto"/>
        <w:right w:val="none" w:sz="0" w:space="0" w:color="auto"/>
      </w:divBdr>
    </w:div>
    <w:div w:id="1457598135">
      <w:bodyDiv w:val="1"/>
      <w:marLeft w:val="0"/>
      <w:marRight w:val="0"/>
      <w:marTop w:val="0"/>
      <w:marBottom w:val="0"/>
      <w:divBdr>
        <w:top w:val="none" w:sz="0" w:space="0" w:color="auto"/>
        <w:left w:val="none" w:sz="0" w:space="0" w:color="auto"/>
        <w:bottom w:val="none" w:sz="0" w:space="0" w:color="auto"/>
        <w:right w:val="none" w:sz="0" w:space="0" w:color="auto"/>
      </w:divBdr>
    </w:div>
    <w:div w:id="1500198269">
      <w:bodyDiv w:val="1"/>
      <w:marLeft w:val="0"/>
      <w:marRight w:val="0"/>
      <w:marTop w:val="0"/>
      <w:marBottom w:val="0"/>
      <w:divBdr>
        <w:top w:val="none" w:sz="0" w:space="0" w:color="auto"/>
        <w:left w:val="none" w:sz="0" w:space="0" w:color="auto"/>
        <w:bottom w:val="none" w:sz="0" w:space="0" w:color="auto"/>
        <w:right w:val="none" w:sz="0" w:space="0" w:color="auto"/>
      </w:divBdr>
    </w:div>
    <w:div w:id="1885093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Office_Excel_2007_Workbook.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Office_Excel_2007_Workbook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Office_Excel_2007_Workbook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Office_Excel_2007_Workbook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G" sz="1400" b="1" i="0" u="none" strike="noStrike" baseline="0">
                <a:effectLst/>
              </a:rPr>
              <a:t>Demographic Characteristics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Sheet1!$C$1</c:f>
              <c:strCache>
                <c:ptCount val="1"/>
                <c:pt idx="0">
                  <c:v>Frequency</c:v>
                </c:pt>
              </c:strCache>
            </c:strRef>
          </c:tx>
          <c:spPr>
            <a:solidFill>
              <a:schemeClr val="accent1"/>
            </a:solidFill>
            <a:ln>
              <a:noFill/>
            </a:ln>
            <a:effectLst/>
          </c:spPr>
          <c:invertIfNegative val="0"/>
          <c:cat>
            <c:multiLvlStrRef>
              <c:f>Sheet1!$A$2:$B$22</c:f>
              <c:multiLvlStrCache>
                <c:ptCount val="21"/>
                <c:lvl>
                  <c:pt idx="0">
                    <c:v>18-25 years</c:v>
                  </c:pt>
                  <c:pt idx="1">
                    <c:v>26-35 years</c:v>
                  </c:pt>
                  <c:pt idx="2">
                    <c:v>36-45 years</c:v>
                  </c:pt>
                  <c:pt idx="3">
                    <c:v>46-55 years</c:v>
                  </c:pt>
                  <c:pt idx="4">
                    <c:v>Total</c:v>
                  </c:pt>
                  <c:pt idx="6">
                    <c:v>Female</c:v>
                  </c:pt>
                  <c:pt idx="7">
                    <c:v>Male</c:v>
                  </c:pt>
                  <c:pt idx="8">
                    <c:v>Total</c:v>
                  </c:pt>
                  <c:pt idx="10">
                    <c:v>Single   </c:v>
                  </c:pt>
                  <c:pt idx="11">
                    <c:v>Married</c:v>
                  </c:pt>
                  <c:pt idx="12">
                    <c:v>Separated/Divorced</c:v>
                  </c:pt>
                  <c:pt idx="13">
                    <c:v>Widowed</c:v>
                  </c:pt>
                  <c:pt idx="14">
                    <c:v>Total</c:v>
                  </c:pt>
                  <c:pt idx="16">
                    <c:v>Primary</c:v>
                  </c:pt>
                  <c:pt idx="17">
                    <c:v>Secondary </c:v>
                  </c:pt>
                  <c:pt idx="18">
                    <c:v>Tertiary</c:v>
                  </c:pt>
                  <c:pt idx="19">
                    <c:v>Postgraduate</c:v>
                  </c:pt>
                  <c:pt idx="20">
                    <c:v>Total </c:v>
                  </c:pt>
                </c:lvl>
                <c:lvl>
                  <c:pt idx="1">
                    <c:v>AGE GROUP</c:v>
                  </c:pt>
                  <c:pt idx="6">
                    <c:v>GENDER</c:v>
                  </c:pt>
                  <c:pt idx="10">
                    <c:v>MARITAL STATUS</c:v>
                  </c:pt>
                  <c:pt idx="16">
                    <c:v>HIGHEST EDUCATIONAL QUALIFICATION</c:v>
                  </c:pt>
                </c:lvl>
              </c:multiLvlStrCache>
            </c:multiLvlStrRef>
          </c:cat>
          <c:val>
            <c:numRef>
              <c:f>Sheet1!$C$2:$C$22</c:f>
              <c:numCache>
                <c:formatCode>General</c:formatCode>
                <c:ptCount val="21"/>
                <c:pt idx="0">
                  <c:v>35</c:v>
                </c:pt>
                <c:pt idx="1">
                  <c:v>109</c:v>
                </c:pt>
                <c:pt idx="2">
                  <c:v>95</c:v>
                </c:pt>
                <c:pt idx="3">
                  <c:v>61</c:v>
                </c:pt>
                <c:pt idx="4">
                  <c:v>300</c:v>
                </c:pt>
                <c:pt idx="6">
                  <c:v>125</c:v>
                </c:pt>
                <c:pt idx="7">
                  <c:v>175</c:v>
                </c:pt>
                <c:pt idx="8">
                  <c:v>300</c:v>
                </c:pt>
                <c:pt idx="10">
                  <c:v>97</c:v>
                </c:pt>
                <c:pt idx="11">
                  <c:v>145</c:v>
                </c:pt>
                <c:pt idx="12">
                  <c:v>50</c:v>
                </c:pt>
                <c:pt idx="13">
                  <c:v>8</c:v>
                </c:pt>
                <c:pt idx="14">
                  <c:v>300</c:v>
                </c:pt>
                <c:pt idx="16">
                  <c:v>15</c:v>
                </c:pt>
                <c:pt idx="17">
                  <c:v>56</c:v>
                </c:pt>
                <c:pt idx="18">
                  <c:v>100</c:v>
                </c:pt>
                <c:pt idx="19">
                  <c:v>129</c:v>
                </c:pt>
                <c:pt idx="20">
                  <c:v>300</c:v>
                </c:pt>
              </c:numCache>
            </c:numRef>
          </c:val>
          <c:extLst>
            <c:ext xmlns:c16="http://schemas.microsoft.com/office/drawing/2014/chart" uri="{C3380CC4-5D6E-409C-BE32-E72D297353CC}">
              <c16:uniqueId val="{00000000-747E-4151-8EDD-731C4C2D3BEC}"/>
            </c:ext>
          </c:extLst>
        </c:ser>
        <c:ser>
          <c:idx val="1"/>
          <c:order val="1"/>
          <c:tx>
            <c:strRef>
              <c:f>Sheet1!$D$1</c:f>
              <c:strCache>
                <c:ptCount val="1"/>
                <c:pt idx="0">
                  <c:v>Percentage (%)</c:v>
                </c:pt>
              </c:strCache>
            </c:strRef>
          </c:tx>
          <c:spPr>
            <a:solidFill>
              <a:schemeClr val="accent2"/>
            </a:solidFill>
            <a:ln>
              <a:noFill/>
            </a:ln>
            <a:effectLst/>
          </c:spPr>
          <c:invertIfNegative val="0"/>
          <c:cat>
            <c:multiLvlStrRef>
              <c:f>Sheet1!$A$2:$B$22</c:f>
              <c:multiLvlStrCache>
                <c:ptCount val="21"/>
                <c:lvl>
                  <c:pt idx="0">
                    <c:v>18-25 years</c:v>
                  </c:pt>
                  <c:pt idx="1">
                    <c:v>26-35 years</c:v>
                  </c:pt>
                  <c:pt idx="2">
                    <c:v>36-45 years</c:v>
                  </c:pt>
                  <c:pt idx="3">
                    <c:v>46-55 years</c:v>
                  </c:pt>
                  <c:pt idx="4">
                    <c:v>Total</c:v>
                  </c:pt>
                  <c:pt idx="6">
                    <c:v>Female</c:v>
                  </c:pt>
                  <c:pt idx="7">
                    <c:v>Male</c:v>
                  </c:pt>
                  <c:pt idx="8">
                    <c:v>Total</c:v>
                  </c:pt>
                  <c:pt idx="10">
                    <c:v>Single   </c:v>
                  </c:pt>
                  <c:pt idx="11">
                    <c:v>Married</c:v>
                  </c:pt>
                  <c:pt idx="12">
                    <c:v>Separated/Divorced</c:v>
                  </c:pt>
                  <c:pt idx="13">
                    <c:v>Widowed</c:v>
                  </c:pt>
                  <c:pt idx="14">
                    <c:v>Total</c:v>
                  </c:pt>
                  <c:pt idx="16">
                    <c:v>Primary</c:v>
                  </c:pt>
                  <c:pt idx="17">
                    <c:v>Secondary </c:v>
                  </c:pt>
                  <c:pt idx="18">
                    <c:v>Tertiary</c:v>
                  </c:pt>
                  <c:pt idx="19">
                    <c:v>Postgraduate</c:v>
                  </c:pt>
                  <c:pt idx="20">
                    <c:v>Total </c:v>
                  </c:pt>
                </c:lvl>
                <c:lvl>
                  <c:pt idx="1">
                    <c:v>AGE GROUP</c:v>
                  </c:pt>
                  <c:pt idx="6">
                    <c:v>GENDER</c:v>
                  </c:pt>
                  <c:pt idx="10">
                    <c:v>MARITAL STATUS</c:v>
                  </c:pt>
                  <c:pt idx="16">
                    <c:v>HIGHEST EDUCATIONAL QUALIFICATION</c:v>
                  </c:pt>
                </c:lvl>
              </c:multiLvlStrCache>
            </c:multiLvlStrRef>
          </c:cat>
          <c:val>
            <c:numRef>
              <c:f>Sheet1!$D$2:$D$22</c:f>
              <c:numCache>
                <c:formatCode>General</c:formatCode>
                <c:ptCount val="21"/>
                <c:pt idx="0">
                  <c:v>11.67</c:v>
                </c:pt>
                <c:pt idx="1">
                  <c:v>36.33</c:v>
                </c:pt>
                <c:pt idx="2">
                  <c:v>31.67</c:v>
                </c:pt>
                <c:pt idx="3">
                  <c:v>20.329999999999998</c:v>
                </c:pt>
                <c:pt idx="4">
                  <c:v>100</c:v>
                </c:pt>
                <c:pt idx="6">
                  <c:v>41.67</c:v>
                </c:pt>
                <c:pt idx="7">
                  <c:v>58.33</c:v>
                </c:pt>
                <c:pt idx="8">
                  <c:v>100</c:v>
                </c:pt>
                <c:pt idx="10">
                  <c:v>32.33</c:v>
                </c:pt>
                <c:pt idx="11">
                  <c:v>48.33</c:v>
                </c:pt>
                <c:pt idx="12">
                  <c:v>16.670000000000002</c:v>
                </c:pt>
                <c:pt idx="13">
                  <c:v>2.67</c:v>
                </c:pt>
                <c:pt idx="14">
                  <c:v>100</c:v>
                </c:pt>
                <c:pt idx="16">
                  <c:v>5</c:v>
                </c:pt>
                <c:pt idx="17">
                  <c:v>18.670000000000002</c:v>
                </c:pt>
                <c:pt idx="18">
                  <c:v>33.33</c:v>
                </c:pt>
                <c:pt idx="19">
                  <c:v>43</c:v>
                </c:pt>
                <c:pt idx="20">
                  <c:v>100</c:v>
                </c:pt>
              </c:numCache>
            </c:numRef>
          </c:val>
          <c:extLst>
            <c:ext xmlns:c16="http://schemas.microsoft.com/office/drawing/2014/chart" uri="{C3380CC4-5D6E-409C-BE32-E72D297353CC}">
              <c16:uniqueId val="{00000001-747E-4151-8EDD-731C4C2D3BEC}"/>
            </c:ext>
          </c:extLst>
        </c:ser>
        <c:dLbls>
          <c:showLegendKey val="0"/>
          <c:showVal val="0"/>
          <c:showCatName val="0"/>
          <c:showSerName val="0"/>
          <c:showPercent val="0"/>
          <c:showBubbleSize val="0"/>
        </c:dLbls>
        <c:gapWidth val="150"/>
        <c:overlap val="100"/>
        <c:axId val="1328562304"/>
        <c:axId val="1373735008"/>
      </c:barChart>
      <c:catAx>
        <c:axId val="1328562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3735008"/>
        <c:crosses val="autoZero"/>
        <c:auto val="1"/>
        <c:lblAlgn val="ctr"/>
        <c:lblOffset val="100"/>
        <c:noMultiLvlLbl val="0"/>
      </c:catAx>
      <c:valAx>
        <c:axId val="1373735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8562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Awareness of Social Media as a Source of HPV Vaccination Information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c:f>
              <c:strCache>
                <c:ptCount val="1"/>
                <c:pt idx="0">
                  <c:v>Questions</c:v>
                </c:pt>
              </c:strCache>
            </c:strRef>
          </c:tx>
          <c:spPr>
            <a:solidFill>
              <a:schemeClr val="accent1"/>
            </a:solidFill>
            <a:ln>
              <a:noFill/>
            </a:ln>
            <a:effectLst/>
          </c:spPr>
          <c:invertIfNegative val="0"/>
          <c:val>
            <c:numRef>
              <c:f>Sheet1!$A$2:$A$17</c:f>
              <c:numCache>
                <c:formatCode>General</c:formatCode>
                <c:ptCount val="16"/>
                <c:pt idx="0">
                  <c:v>0</c:v>
                </c:pt>
                <c:pt idx="2">
                  <c:v>0</c:v>
                </c:pt>
                <c:pt idx="4">
                  <c:v>0</c:v>
                </c:pt>
                <c:pt idx="6">
                  <c:v>0</c:v>
                </c:pt>
                <c:pt idx="8">
                  <c:v>0</c:v>
                </c:pt>
                <c:pt idx="10">
                  <c:v>0</c:v>
                </c:pt>
                <c:pt idx="12">
                  <c:v>0</c:v>
                </c:pt>
                <c:pt idx="14">
                  <c:v>0</c:v>
                </c:pt>
              </c:numCache>
            </c:numRef>
          </c:val>
          <c:extLst>
            <c:ext xmlns:c16="http://schemas.microsoft.com/office/drawing/2014/chart" uri="{C3380CC4-5D6E-409C-BE32-E72D297353CC}">
              <c16:uniqueId val="{00000000-BB81-4409-A7C3-170272F3D8A6}"/>
            </c:ext>
          </c:extLst>
        </c:ser>
        <c:ser>
          <c:idx val="1"/>
          <c:order val="1"/>
          <c:tx>
            <c:strRef>
              <c:f>Sheet1!$B$1</c:f>
              <c:strCache>
                <c:ptCount val="1"/>
                <c:pt idx="0">
                  <c:v>Strongly Agree</c:v>
                </c:pt>
              </c:strCache>
            </c:strRef>
          </c:tx>
          <c:spPr>
            <a:solidFill>
              <a:schemeClr val="accent2"/>
            </a:solidFill>
            <a:ln>
              <a:noFill/>
            </a:ln>
            <a:effectLst/>
          </c:spPr>
          <c:invertIfNegative val="0"/>
          <c:val>
            <c:numRef>
              <c:f>Sheet1!$B$2:$B$17</c:f>
              <c:numCache>
                <c:formatCode>0.00%</c:formatCode>
                <c:ptCount val="16"/>
                <c:pt idx="0" formatCode="General">
                  <c:v>158</c:v>
                </c:pt>
                <c:pt idx="1">
                  <c:v>-0.52669999999999995</c:v>
                </c:pt>
                <c:pt idx="2" formatCode="General">
                  <c:v>135</c:v>
                </c:pt>
                <c:pt idx="3" formatCode="0%">
                  <c:v>-0.45</c:v>
                </c:pt>
                <c:pt idx="4" formatCode="General">
                  <c:v>115</c:v>
                </c:pt>
                <c:pt idx="5">
                  <c:v>-0.38329999999999997</c:v>
                </c:pt>
                <c:pt idx="6" formatCode="General">
                  <c:v>215</c:v>
                </c:pt>
                <c:pt idx="7">
                  <c:v>-0.7167</c:v>
                </c:pt>
                <c:pt idx="8" formatCode="General">
                  <c:v>111</c:v>
                </c:pt>
                <c:pt idx="9" formatCode="0%">
                  <c:v>-0.37</c:v>
                </c:pt>
                <c:pt idx="10" formatCode="General">
                  <c:v>88</c:v>
                </c:pt>
                <c:pt idx="11">
                  <c:v>-0.29330000000000001</c:v>
                </c:pt>
                <c:pt idx="12" formatCode="General">
                  <c:v>68</c:v>
                </c:pt>
                <c:pt idx="13">
                  <c:v>-0.22670000000000001</c:v>
                </c:pt>
                <c:pt idx="14" formatCode="General">
                  <c:v>98</c:v>
                </c:pt>
                <c:pt idx="15">
                  <c:v>-0.32669999999999999</c:v>
                </c:pt>
              </c:numCache>
            </c:numRef>
          </c:val>
          <c:extLst>
            <c:ext xmlns:c16="http://schemas.microsoft.com/office/drawing/2014/chart" uri="{C3380CC4-5D6E-409C-BE32-E72D297353CC}">
              <c16:uniqueId val="{00000001-BB81-4409-A7C3-170272F3D8A6}"/>
            </c:ext>
          </c:extLst>
        </c:ser>
        <c:ser>
          <c:idx val="2"/>
          <c:order val="2"/>
          <c:tx>
            <c:strRef>
              <c:f>Sheet1!$C$1</c:f>
              <c:strCache>
                <c:ptCount val="1"/>
                <c:pt idx="0">
                  <c:v>Agree</c:v>
                </c:pt>
              </c:strCache>
            </c:strRef>
          </c:tx>
          <c:spPr>
            <a:solidFill>
              <a:schemeClr val="accent3"/>
            </a:solidFill>
            <a:ln>
              <a:noFill/>
            </a:ln>
            <a:effectLst/>
          </c:spPr>
          <c:invertIfNegative val="0"/>
          <c:val>
            <c:numRef>
              <c:f>Sheet1!$C$2:$C$17</c:f>
              <c:numCache>
                <c:formatCode>0.00%</c:formatCode>
                <c:ptCount val="16"/>
                <c:pt idx="0" formatCode="General">
                  <c:v>100</c:v>
                </c:pt>
                <c:pt idx="1">
                  <c:v>-0.33329999999999999</c:v>
                </c:pt>
                <c:pt idx="2" formatCode="General">
                  <c:v>98</c:v>
                </c:pt>
                <c:pt idx="3">
                  <c:v>-0.32669999999999999</c:v>
                </c:pt>
                <c:pt idx="4" formatCode="General">
                  <c:v>78</c:v>
                </c:pt>
                <c:pt idx="5" formatCode="0%">
                  <c:v>-0.26</c:v>
                </c:pt>
                <c:pt idx="6" formatCode="General">
                  <c:v>80</c:v>
                </c:pt>
                <c:pt idx="7">
                  <c:v>-0.26669999999999999</c:v>
                </c:pt>
                <c:pt idx="8" formatCode="General">
                  <c:v>98</c:v>
                </c:pt>
                <c:pt idx="9">
                  <c:v>-0.32669999999999999</c:v>
                </c:pt>
                <c:pt idx="10" formatCode="General">
                  <c:v>79</c:v>
                </c:pt>
                <c:pt idx="11">
                  <c:v>-0.26329999999999998</c:v>
                </c:pt>
                <c:pt idx="12" formatCode="General">
                  <c:v>115</c:v>
                </c:pt>
                <c:pt idx="13">
                  <c:v>-0.38329999999999997</c:v>
                </c:pt>
                <c:pt idx="14" formatCode="General">
                  <c:v>81</c:v>
                </c:pt>
                <c:pt idx="15" formatCode="0%">
                  <c:v>-0.27</c:v>
                </c:pt>
              </c:numCache>
            </c:numRef>
          </c:val>
          <c:extLst>
            <c:ext xmlns:c16="http://schemas.microsoft.com/office/drawing/2014/chart" uri="{C3380CC4-5D6E-409C-BE32-E72D297353CC}">
              <c16:uniqueId val="{00000002-BB81-4409-A7C3-170272F3D8A6}"/>
            </c:ext>
          </c:extLst>
        </c:ser>
        <c:ser>
          <c:idx val="3"/>
          <c:order val="3"/>
          <c:tx>
            <c:strRef>
              <c:f>Sheet1!$D$1</c:f>
              <c:strCache>
                <c:ptCount val="1"/>
                <c:pt idx="0">
                  <c:v>Disagree</c:v>
                </c:pt>
              </c:strCache>
            </c:strRef>
          </c:tx>
          <c:spPr>
            <a:solidFill>
              <a:schemeClr val="accent4"/>
            </a:solidFill>
            <a:ln>
              <a:noFill/>
            </a:ln>
            <a:effectLst/>
          </c:spPr>
          <c:invertIfNegative val="0"/>
          <c:val>
            <c:numRef>
              <c:f>Sheet1!$D$2:$D$17</c:f>
              <c:numCache>
                <c:formatCode>0.00%</c:formatCode>
                <c:ptCount val="16"/>
                <c:pt idx="0" formatCode="General">
                  <c:v>40</c:v>
                </c:pt>
                <c:pt idx="1">
                  <c:v>-0.1333</c:v>
                </c:pt>
                <c:pt idx="2" formatCode="General">
                  <c:v>60</c:v>
                </c:pt>
                <c:pt idx="3" formatCode="0%">
                  <c:v>-0.2</c:v>
                </c:pt>
                <c:pt idx="4" formatCode="General">
                  <c:v>100</c:v>
                </c:pt>
                <c:pt idx="5">
                  <c:v>-0.33329999999999999</c:v>
                </c:pt>
                <c:pt idx="6" formatCode="General">
                  <c:v>3</c:v>
                </c:pt>
                <c:pt idx="7" formatCode="0%">
                  <c:v>-0.01</c:v>
                </c:pt>
                <c:pt idx="8" formatCode="General">
                  <c:v>80</c:v>
                </c:pt>
                <c:pt idx="9">
                  <c:v>-0.26669999999999999</c:v>
                </c:pt>
                <c:pt idx="10" formatCode="General">
                  <c:v>111</c:v>
                </c:pt>
                <c:pt idx="11" formatCode="0%">
                  <c:v>-0.37</c:v>
                </c:pt>
                <c:pt idx="12" formatCode="General">
                  <c:v>78</c:v>
                </c:pt>
                <c:pt idx="13" formatCode="0%">
                  <c:v>-0.26</c:v>
                </c:pt>
                <c:pt idx="14" formatCode="General">
                  <c:v>50</c:v>
                </c:pt>
                <c:pt idx="15">
                  <c:v>-0.16669999999999999</c:v>
                </c:pt>
              </c:numCache>
            </c:numRef>
          </c:val>
          <c:extLst>
            <c:ext xmlns:c16="http://schemas.microsoft.com/office/drawing/2014/chart" uri="{C3380CC4-5D6E-409C-BE32-E72D297353CC}">
              <c16:uniqueId val="{00000003-BB81-4409-A7C3-170272F3D8A6}"/>
            </c:ext>
          </c:extLst>
        </c:ser>
        <c:ser>
          <c:idx val="4"/>
          <c:order val="4"/>
          <c:tx>
            <c:strRef>
              <c:f>Sheet1!$E$1</c:f>
              <c:strCache>
                <c:ptCount val="1"/>
                <c:pt idx="0">
                  <c:v>Strongly Disagree</c:v>
                </c:pt>
              </c:strCache>
            </c:strRef>
          </c:tx>
          <c:spPr>
            <a:solidFill>
              <a:schemeClr val="accent5"/>
            </a:solidFill>
            <a:ln>
              <a:noFill/>
            </a:ln>
            <a:effectLst/>
          </c:spPr>
          <c:invertIfNegative val="0"/>
          <c:val>
            <c:numRef>
              <c:f>Sheet1!$E$2:$E$17</c:f>
              <c:numCache>
                <c:formatCode>0.00%</c:formatCode>
                <c:ptCount val="16"/>
                <c:pt idx="0" formatCode="General">
                  <c:v>2</c:v>
                </c:pt>
                <c:pt idx="1">
                  <c:v>-6.7000000000000002E-3</c:v>
                </c:pt>
                <c:pt idx="2" formatCode="General">
                  <c:v>7</c:v>
                </c:pt>
                <c:pt idx="3">
                  <c:v>-2.3300000000000001E-2</c:v>
                </c:pt>
                <c:pt idx="4" formatCode="General">
                  <c:v>7</c:v>
                </c:pt>
                <c:pt idx="5">
                  <c:v>-2.3300000000000001E-2</c:v>
                </c:pt>
                <c:pt idx="6" formatCode="General">
                  <c:v>2</c:v>
                </c:pt>
                <c:pt idx="7">
                  <c:v>-6.7000000000000002E-3</c:v>
                </c:pt>
                <c:pt idx="8" formatCode="General">
                  <c:v>11</c:v>
                </c:pt>
                <c:pt idx="9">
                  <c:v>-3.6700000000000003E-2</c:v>
                </c:pt>
                <c:pt idx="10" formatCode="General">
                  <c:v>22</c:v>
                </c:pt>
                <c:pt idx="11">
                  <c:v>-7.3300000000000004E-2</c:v>
                </c:pt>
                <c:pt idx="12" formatCode="General">
                  <c:v>39</c:v>
                </c:pt>
                <c:pt idx="13" formatCode="0%">
                  <c:v>-0.13</c:v>
                </c:pt>
                <c:pt idx="14" formatCode="General">
                  <c:v>71</c:v>
                </c:pt>
                <c:pt idx="15">
                  <c:v>-0.23669999999999999</c:v>
                </c:pt>
              </c:numCache>
            </c:numRef>
          </c:val>
          <c:extLst>
            <c:ext xmlns:c16="http://schemas.microsoft.com/office/drawing/2014/chart" uri="{C3380CC4-5D6E-409C-BE32-E72D297353CC}">
              <c16:uniqueId val="{00000004-BB81-4409-A7C3-170272F3D8A6}"/>
            </c:ext>
          </c:extLst>
        </c:ser>
        <c:dLbls>
          <c:showLegendKey val="0"/>
          <c:showVal val="0"/>
          <c:showCatName val="0"/>
          <c:showSerName val="0"/>
          <c:showPercent val="0"/>
          <c:showBubbleSize val="0"/>
        </c:dLbls>
        <c:gapWidth val="219"/>
        <c:overlap val="-27"/>
        <c:axId val="1328563504"/>
        <c:axId val="1315519616"/>
      </c:barChart>
      <c:catAx>
        <c:axId val="132856350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5519616"/>
        <c:crosses val="autoZero"/>
        <c:auto val="1"/>
        <c:lblAlgn val="ctr"/>
        <c:lblOffset val="100"/>
        <c:noMultiLvlLbl val="0"/>
      </c:catAx>
      <c:valAx>
        <c:axId val="13155196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8563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G" sz="1800" b="1">
                <a:effectLst/>
              </a:rPr>
              <a:t>Adoption and Usage of Social Media for HPV Vaccination Information</a:t>
            </a:r>
            <a:endParaRPr lang="en-NG" sz="18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Sheet1!$A$1</c:f>
              <c:strCache>
                <c:ptCount val="1"/>
                <c:pt idx="0">
                  <c:v>Questions</c:v>
                </c:pt>
              </c:strCache>
            </c:strRef>
          </c:tx>
          <c:spPr>
            <a:solidFill>
              <a:schemeClr val="accent1"/>
            </a:solidFill>
            <a:ln>
              <a:noFill/>
            </a:ln>
            <a:effectLst/>
            <a:sp3d/>
          </c:spPr>
          <c:invertIfNegative val="0"/>
          <c:val>
            <c:numRef>
              <c:f>Sheet1!$A$2:$A$17</c:f>
              <c:numCache>
                <c:formatCode>General</c:formatCode>
                <c:ptCount val="16"/>
                <c:pt idx="0">
                  <c:v>0</c:v>
                </c:pt>
                <c:pt idx="2">
                  <c:v>0</c:v>
                </c:pt>
                <c:pt idx="4">
                  <c:v>0</c:v>
                </c:pt>
                <c:pt idx="6">
                  <c:v>0</c:v>
                </c:pt>
                <c:pt idx="8">
                  <c:v>0</c:v>
                </c:pt>
                <c:pt idx="10">
                  <c:v>0</c:v>
                </c:pt>
                <c:pt idx="12">
                  <c:v>0</c:v>
                </c:pt>
                <c:pt idx="14">
                  <c:v>0</c:v>
                </c:pt>
              </c:numCache>
            </c:numRef>
          </c:val>
          <c:extLst>
            <c:ext xmlns:c16="http://schemas.microsoft.com/office/drawing/2014/chart" uri="{C3380CC4-5D6E-409C-BE32-E72D297353CC}">
              <c16:uniqueId val="{00000000-339D-4212-AD4F-1C11BC2BFAAF}"/>
            </c:ext>
          </c:extLst>
        </c:ser>
        <c:ser>
          <c:idx val="1"/>
          <c:order val="1"/>
          <c:tx>
            <c:strRef>
              <c:f>Sheet1!$B$1</c:f>
              <c:strCache>
                <c:ptCount val="1"/>
                <c:pt idx="0">
                  <c:v>Strongly Agree</c:v>
                </c:pt>
              </c:strCache>
            </c:strRef>
          </c:tx>
          <c:spPr>
            <a:solidFill>
              <a:schemeClr val="accent2"/>
            </a:solidFill>
            <a:ln>
              <a:noFill/>
            </a:ln>
            <a:effectLst/>
            <a:sp3d/>
          </c:spPr>
          <c:invertIfNegative val="0"/>
          <c:val>
            <c:numRef>
              <c:f>Sheet1!$B$2:$B$17</c:f>
              <c:numCache>
                <c:formatCode>0%</c:formatCode>
                <c:ptCount val="16"/>
                <c:pt idx="0" formatCode="General">
                  <c:v>126</c:v>
                </c:pt>
                <c:pt idx="1">
                  <c:v>-0.42</c:v>
                </c:pt>
                <c:pt idx="2" formatCode="General">
                  <c:v>55</c:v>
                </c:pt>
                <c:pt idx="3" formatCode="0.00%">
                  <c:v>-0.18329999999999999</c:v>
                </c:pt>
                <c:pt idx="4" formatCode="General">
                  <c:v>115</c:v>
                </c:pt>
                <c:pt idx="5" formatCode="0.00%">
                  <c:v>-0.38329999999999997</c:v>
                </c:pt>
                <c:pt idx="6" formatCode="General">
                  <c:v>99</c:v>
                </c:pt>
                <c:pt idx="7">
                  <c:v>-0.33</c:v>
                </c:pt>
                <c:pt idx="8" formatCode="General">
                  <c:v>71</c:v>
                </c:pt>
                <c:pt idx="9" formatCode="0.00%">
                  <c:v>-0.23669999999999999</c:v>
                </c:pt>
                <c:pt idx="10" formatCode="General">
                  <c:v>78</c:v>
                </c:pt>
                <c:pt idx="11">
                  <c:v>-0.26</c:v>
                </c:pt>
                <c:pt idx="12" formatCode="General">
                  <c:v>68</c:v>
                </c:pt>
                <c:pt idx="13" formatCode="0.00%">
                  <c:v>-0.22670000000000001</c:v>
                </c:pt>
                <c:pt idx="14" formatCode="General">
                  <c:v>98</c:v>
                </c:pt>
                <c:pt idx="15" formatCode="0.00%">
                  <c:v>-0.32669999999999999</c:v>
                </c:pt>
              </c:numCache>
            </c:numRef>
          </c:val>
          <c:extLst>
            <c:ext xmlns:c16="http://schemas.microsoft.com/office/drawing/2014/chart" uri="{C3380CC4-5D6E-409C-BE32-E72D297353CC}">
              <c16:uniqueId val="{00000001-339D-4212-AD4F-1C11BC2BFAAF}"/>
            </c:ext>
          </c:extLst>
        </c:ser>
        <c:ser>
          <c:idx val="2"/>
          <c:order val="2"/>
          <c:tx>
            <c:strRef>
              <c:f>Sheet1!$C$1</c:f>
              <c:strCache>
                <c:ptCount val="1"/>
                <c:pt idx="0">
                  <c:v>Agree</c:v>
                </c:pt>
              </c:strCache>
            </c:strRef>
          </c:tx>
          <c:spPr>
            <a:solidFill>
              <a:schemeClr val="accent3"/>
            </a:solidFill>
            <a:ln>
              <a:noFill/>
            </a:ln>
            <a:effectLst/>
            <a:sp3d/>
          </c:spPr>
          <c:invertIfNegative val="0"/>
          <c:val>
            <c:numRef>
              <c:f>Sheet1!$C$2:$C$17</c:f>
              <c:numCache>
                <c:formatCode>0.00%</c:formatCode>
                <c:ptCount val="16"/>
                <c:pt idx="0" formatCode="General">
                  <c:v>106</c:v>
                </c:pt>
                <c:pt idx="1">
                  <c:v>-0.3533</c:v>
                </c:pt>
                <c:pt idx="2" formatCode="General">
                  <c:v>98</c:v>
                </c:pt>
                <c:pt idx="3">
                  <c:v>-0.32669999999999999</c:v>
                </c:pt>
                <c:pt idx="4" formatCode="General">
                  <c:v>78</c:v>
                </c:pt>
                <c:pt idx="5" formatCode="0%">
                  <c:v>-0.26</c:v>
                </c:pt>
                <c:pt idx="6" formatCode="General">
                  <c:v>125</c:v>
                </c:pt>
                <c:pt idx="7">
                  <c:v>-0.41670000000000001</c:v>
                </c:pt>
                <c:pt idx="8" formatCode="General">
                  <c:v>98</c:v>
                </c:pt>
                <c:pt idx="9">
                  <c:v>-0.32669999999999999</c:v>
                </c:pt>
                <c:pt idx="10" formatCode="General">
                  <c:v>79</c:v>
                </c:pt>
                <c:pt idx="11">
                  <c:v>-0.26329999999999998</c:v>
                </c:pt>
                <c:pt idx="12" formatCode="General">
                  <c:v>115</c:v>
                </c:pt>
                <c:pt idx="13">
                  <c:v>-0.38329999999999997</c:v>
                </c:pt>
                <c:pt idx="14" formatCode="General">
                  <c:v>81</c:v>
                </c:pt>
                <c:pt idx="15" formatCode="0%">
                  <c:v>-0.27</c:v>
                </c:pt>
              </c:numCache>
            </c:numRef>
          </c:val>
          <c:extLst>
            <c:ext xmlns:c16="http://schemas.microsoft.com/office/drawing/2014/chart" uri="{C3380CC4-5D6E-409C-BE32-E72D297353CC}">
              <c16:uniqueId val="{00000002-339D-4212-AD4F-1C11BC2BFAAF}"/>
            </c:ext>
          </c:extLst>
        </c:ser>
        <c:ser>
          <c:idx val="3"/>
          <c:order val="3"/>
          <c:tx>
            <c:strRef>
              <c:f>Sheet1!$D$1</c:f>
              <c:strCache>
                <c:ptCount val="1"/>
                <c:pt idx="0">
                  <c:v>Disagree</c:v>
                </c:pt>
              </c:strCache>
            </c:strRef>
          </c:tx>
          <c:spPr>
            <a:solidFill>
              <a:schemeClr val="accent4"/>
            </a:solidFill>
            <a:ln>
              <a:noFill/>
            </a:ln>
            <a:effectLst/>
            <a:sp3d/>
          </c:spPr>
          <c:invertIfNegative val="0"/>
          <c:val>
            <c:numRef>
              <c:f>Sheet1!$D$2:$D$17</c:f>
              <c:numCache>
                <c:formatCode>0%</c:formatCode>
                <c:ptCount val="16"/>
                <c:pt idx="0" formatCode="General">
                  <c:v>60</c:v>
                </c:pt>
                <c:pt idx="1">
                  <c:v>-0.2</c:v>
                </c:pt>
                <c:pt idx="2" formatCode="General">
                  <c:v>100</c:v>
                </c:pt>
                <c:pt idx="3" formatCode="0.00%">
                  <c:v>-0.33329999999999999</c:v>
                </c:pt>
                <c:pt idx="4" formatCode="General">
                  <c:v>100</c:v>
                </c:pt>
                <c:pt idx="5" formatCode="0.00%">
                  <c:v>-0.33329999999999999</c:v>
                </c:pt>
                <c:pt idx="6" formatCode="General">
                  <c:v>70</c:v>
                </c:pt>
                <c:pt idx="7" formatCode="0.00%">
                  <c:v>-0.23330000000000001</c:v>
                </c:pt>
                <c:pt idx="8" formatCode="General">
                  <c:v>126</c:v>
                </c:pt>
                <c:pt idx="9">
                  <c:v>-0.42</c:v>
                </c:pt>
                <c:pt idx="10" formatCode="General">
                  <c:v>111</c:v>
                </c:pt>
                <c:pt idx="11">
                  <c:v>-0.37</c:v>
                </c:pt>
                <c:pt idx="12" formatCode="General">
                  <c:v>78</c:v>
                </c:pt>
                <c:pt idx="13">
                  <c:v>-0.26</c:v>
                </c:pt>
                <c:pt idx="14" formatCode="General">
                  <c:v>50</c:v>
                </c:pt>
                <c:pt idx="15" formatCode="0.00%">
                  <c:v>-0.16669999999999999</c:v>
                </c:pt>
              </c:numCache>
            </c:numRef>
          </c:val>
          <c:extLst>
            <c:ext xmlns:c16="http://schemas.microsoft.com/office/drawing/2014/chart" uri="{C3380CC4-5D6E-409C-BE32-E72D297353CC}">
              <c16:uniqueId val="{00000003-339D-4212-AD4F-1C11BC2BFAAF}"/>
            </c:ext>
          </c:extLst>
        </c:ser>
        <c:ser>
          <c:idx val="4"/>
          <c:order val="4"/>
          <c:tx>
            <c:strRef>
              <c:f>Sheet1!$E$1</c:f>
              <c:strCache>
                <c:ptCount val="1"/>
                <c:pt idx="0">
                  <c:v>Strongly Disagree</c:v>
                </c:pt>
              </c:strCache>
            </c:strRef>
          </c:tx>
          <c:spPr>
            <a:solidFill>
              <a:schemeClr val="accent5"/>
            </a:solidFill>
            <a:ln>
              <a:noFill/>
            </a:ln>
            <a:effectLst/>
            <a:sp3d/>
          </c:spPr>
          <c:invertIfNegative val="0"/>
          <c:val>
            <c:numRef>
              <c:f>Sheet1!$E$2:$E$17</c:f>
              <c:numCache>
                <c:formatCode>0.00%</c:formatCode>
                <c:ptCount val="16"/>
                <c:pt idx="0" formatCode="General">
                  <c:v>8</c:v>
                </c:pt>
                <c:pt idx="1">
                  <c:v>-2.6700000000000002E-2</c:v>
                </c:pt>
                <c:pt idx="2" formatCode="General">
                  <c:v>47</c:v>
                </c:pt>
                <c:pt idx="3">
                  <c:v>-0.15670000000000001</c:v>
                </c:pt>
                <c:pt idx="4" formatCode="General">
                  <c:v>7</c:v>
                </c:pt>
                <c:pt idx="5">
                  <c:v>-2.3300000000000001E-2</c:v>
                </c:pt>
                <c:pt idx="6" formatCode="General">
                  <c:v>6</c:v>
                </c:pt>
                <c:pt idx="7" formatCode="0%">
                  <c:v>-0.02</c:v>
                </c:pt>
                <c:pt idx="8" formatCode="General">
                  <c:v>5</c:v>
                </c:pt>
                <c:pt idx="9">
                  <c:v>-1.67E-2</c:v>
                </c:pt>
                <c:pt idx="10" formatCode="General">
                  <c:v>32</c:v>
                </c:pt>
                <c:pt idx="11">
                  <c:v>-0.1067</c:v>
                </c:pt>
                <c:pt idx="12" formatCode="General">
                  <c:v>39</c:v>
                </c:pt>
                <c:pt idx="13" formatCode="0%">
                  <c:v>-0.13</c:v>
                </c:pt>
                <c:pt idx="14" formatCode="General">
                  <c:v>71</c:v>
                </c:pt>
                <c:pt idx="15">
                  <c:v>-0.23669999999999999</c:v>
                </c:pt>
              </c:numCache>
            </c:numRef>
          </c:val>
          <c:extLst>
            <c:ext xmlns:c16="http://schemas.microsoft.com/office/drawing/2014/chart" uri="{C3380CC4-5D6E-409C-BE32-E72D297353CC}">
              <c16:uniqueId val="{00000004-339D-4212-AD4F-1C11BC2BFAAF}"/>
            </c:ext>
          </c:extLst>
        </c:ser>
        <c:dLbls>
          <c:showLegendKey val="0"/>
          <c:showVal val="0"/>
          <c:showCatName val="0"/>
          <c:showSerName val="0"/>
          <c:showPercent val="0"/>
          <c:showBubbleSize val="0"/>
        </c:dLbls>
        <c:gapWidth val="150"/>
        <c:shape val="box"/>
        <c:axId val="1328595104"/>
        <c:axId val="1376091296"/>
        <c:axId val="0"/>
      </c:bar3DChart>
      <c:catAx>
        <c:axId val="1328595104"/>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6091296"/>
        <c:crosses val="autoZero"/>
        <c:auto val="1"/>
        <c:lblAlgn val="ctr"/>
        <c:lblOffset val="100"/>
        <c:noMultiLvlLbl val="0"/>
      </c:catAx>
      <c:valAx>
        <c:axId val="1376091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8595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G" sz="1800" b="1">
                <a:effectLst/>
              </a:rPr>
              <a:t>Influence of Social Media on Perception and Decision-Making</a:t>
            </a:r>
            <a:endParaRPr lang="en-NG" sz="18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Sheet1!$A$1</c:f>
              <c:strCache>
                <c:ptCount val="1"/>
                <c:pt idx="0">
                  <c:v>Questions</c:v>
                </c:pt>
              </c:strCache>
            </c:strRef>
          </c:tx>
          <c:spPr>
            <a:solidFill>
              <a:schemeClr val="accent1"/>
            </a:solidFill>
            <a:ln>
              <a:noFill/>
            </a:ln>
            <a:effectLst/>
            <a:sp3d/>
          </c:spPr>
          <c:invertIfNegative val="0"/>
          <c:val>
            <c:numRef>
              <c:f>Sheet1!$A$2:$A$17</c:f>
              <c:numCache>
                <c:formatCode>General</c:formatCode>
                <c:ptCount val="16"/>
                <c:pt idx="0">
                  <c:v>0</c:v>
                </c:pt>
                <c:pt idx="2">
                  <c:v>0</c:v>
                </c:pt>
                <c:pt idx="4">
                  <c:v>0</c:v>
                </c:pt>
                <c:pt idx="6">
                  <c:v>0</c:v>
                </c:pt>
                <c:pt idx="8">
                  <c:v>0</c:v>
                </c:pt>
                <c:pt idx="10">
                  <c:v>0</c:v>
                </c:pt>
                <c:pt idx="12">
                  <c:v>0</c:v>
                </c:pt>
                <c:pt idx="14">
                  <c:v>0</c:v>
                </c:pt>
              </c:numCache>
            </c:numRef>
          </c:val>
          <c:extLst>
            <c:ext xmlns:c16="http://schemas.microsoft.com/office/drawing/2014/chart" uri="{C3380CC4-5D6E-409C-BE32-E72D297353CC}">
              <c16:uniqueId val="{00000000-E0AA-409C-B0BD-CC18FBD81901}"/>
            </c:ext>
          </c:extLst>
        </c:ser>
        <c:ser>
          <c:idx val="1"/>
          <c:order val="1"/>
          <c:tx>
            <c:strRef>
              <c:f>Sheet1!$B$1</c:f>
              <c:strCache>
                <c:ptCount val="1"/>
                <c:pt idx="0">
                  <c:v>Strongly Agree</c:v>
                </c:pt>
              </c:strCache>
            </c:strRef>
          </c:tx>
          <c:spPr>
            <a:solidFill>
              <a:schemeClr val="accent2"/>
            </a:solidFill>
            <a:ln>
              <a:noFill/>
            </a:ln>
            <a:effectLst/>
            <a:sp3d/>
          </c:spPr>
          <c:invertIfNegative val="0"/>
          <c:val>
            <c:numRef>
              <c:f>Sheet1!$B$2:$B$17</c:f>
              <c:numCache>
                <c:formatCode>0.00%</c:formatCode>
                <c:ptCount val="16"/>
                <c:pt idx="0" formatCode="General">
                  <c:v>136</c:v>
                </c:pt>
                <c:pt idx="1">
                  <c:v>-0.42330000000000001</c:v>
                </c:pt>
                <c:pt idx="2" formatCode="General">
                  <c:v>155</c:v>
                </c:pt>
                <c:pt idx="3">
                  <c:v>-0.51670000000000005</c:v>
                </c:pt>
                <c:pt idx="4" formatCode="General">
                  <c:v>105</c:v>
                </c:pt>
                <c:pt idx="5" formatCode="0%">
                  <c:v>-0.35</c:v>
                </c:pt>
                <c:pt idx="6" formatCode="General">
                  <c:v>99</c:v>
                </c:pt>
                <c:pt idx="7" formatCode="0%">
                  <c:v>-0.33</c:v>
                </c:pt>
                <c:pt idx="8" formatCode="General">
                  <c:v>71</c:v>
                </c:pt>
                <c:pt idx="9">
                  <c:v>-0.23669999999999999</c:v>
                </c:pt>
                <c:pt idx="10" formatCode="General">
                  <c:v>111</c:v>
                </c:pt>
                <c:pt idx="11" formatCode="0%">
                  <c:v>-0.37</c:v>
                </c:pt>
                <c:pt idx="12" formatCode="General">
                  <c:v>68</c:v>
                </c:pt>
                <c:pt idx="13">
                  <c:v>-0.22670000000000001</c:v>
                </c:pt>
                <c:pt idx="14" formatCode="General">
                  <c:v>98</c:v>
                </c:pt>
                <c:pt idx="15">
                  <c:v>-0.32669999999999999</c:v>
                </c:pt>
              </c:numCache>
            </c:numRef>
          </c:val>
          <c:extLst>
            <c:ext xmlns:c16="http://schemas.microsoft.com/office/drawing/2014/chart" uri="{C3380CC4-5D6E-409C-BE32-E72D297353CC}">
              <c16:uniqueId val="{00000001-E0AA-409C-B0BD-CC18FBD81901}"/>
            </c:ext>
          </c:extLst>
        </c:ser>
        <c:ser>
          <c:idx val="2"/>
          <c:order val="2"/>
          <c:tx>
            <c:strRef>
              <c:f>Sheet1!$C$1</c:f>
              <c:strCache>
                <c:ptCount val="1"/>
                <c:pt idx="0">
                  <c:v>Agree</c:v>
                </c:pt>
              </c:strCache>
            </c:strRef>
          </c:tx>
          <c:spPr>
            <a:solidFill>
              <a:schemeClr val="accent3"/>
            </a:solidFill>
            <a:ln>
              <a:noFill/>
            </a:ln>
            <a:effectLst/>
            <a:sp3d/>
          </c:spPr>
          <c:invertIfNegative val="0"/>
          <c:val>
            <c:numRef>
              <c:f>Sheet1!$C$2:$C$17</c:f>
              <c:numCache>
                <c:formatCode>0.00%</c:formatCode>
                <c:ptCount val="16"/>
                <c:pt idx="0" formatCode="General">
                  <c:v>96</c:v>
                </c:pt>
                <c:pt idx="1">
                  <c:v>-0.3533</c:v>
                </c:pt>
                <c:pt idx="2" formatCode="General">
                  <c:v>98</c:v>
                </c:pt>
                <c:pt idx="3">
                  <c:v>-0.32669999999999999</c:v>
                </c:pt>
                <c:pt idx="4" formatCode="General">
                  <c:v>78</c:v>
                </c:pt>
                <c:pt idx="5" formatCode="0%">
                  <c:v>-0.26</c:v>
                </c:pt>
                <c:pt idx="6" formatCode="General">
                  <c:v>125</c:v>
                </c:pt>
                <c:pt idx="7">
                  <c:v>-0.41670000000000001</c:v>
                </c:pt>
                <c:pt idx="8" formatCode="General">
                  <c:v>98</c:v>
                </c:pt>
                <c:pt idx="9">
                  <c:v>-0.32669999999999999</c:v>
                </c:pt>
                <c:pt idx="10" formatCode="General">
                  <c:v>99</c:v>
                </c:pt>
                <c:pt idx="11" formatCode="0%">
                  <c:v>-0.33</c:v>
                </c:pt>
                <c:pt idx="12" formatCode="General">
                  <c:v>115</c:v>
                </c:pt>
                <c:pt idx="13">
                  <c:v>-0.38329999999999997</c:v>
                </c:pt>
                <c:pt idx="14" formatCode="General">
                  <c:v>81</c:v>
                </c:pt>
                <c:pt idx="15" formatCode="0%">
                  <c:v>-0.27</c:v>
                </c:pt>
              </c:numCache>
            </c:numRef>
          </c:val>
          <c:extLst>
            <c:ext xmlns:c16="http://schemas.microsoft.com/office/drawing/2014/chart" uri="{C3380CC4-5D6E-409C-BE32-E72D297353CC}">
              <c16:uniqueId val="{00000002-E0AA-409C-B0BD-CC18FBD81901}"/>
            </c:ext>
          </c:extLst>
        </c:ser>
        <c:ser>
          <c:idx val="3"/>
          <c:order val="3"/>
          <c:tx>
            <c:strRef>
              <c:f>Sheet1!$D$1</c:f>
              <c:strCache>
                <c:ptCount val="1"/>
                <c:pt idx="0">
                  <c:v>Disagree</c:v>
                </c:pt>
              </c:strCache>
            </c:strRef>
          </c:tx>
          <c:spPr>
            <a:solidFill>
              <a:schemeClr val="accent4"/>
            </a:solidFill>
            <a:ln>
              <a:noFill/>
            </a:ln>
            <a:effectLst/>
            <a:sp3d/>
          </c:spPr>
          <c:invertIfNegative val="0"/>
          <c:val>
            <c:numRef>
              <c:f>Sheet1!$D$2:$D$17</c:f>
              <c:numCache>
                <c:formatCode>0%</c:formatCode>
                <c:ptCount val="16"/>
                <c:pt idx="0" formatCode="General">
                  <c:v>60</c:v>
                </c:pt>
                <c:pt idx="1">
                  <c:v>-0.2</c:v>
                </c:pt>
                <c:pt idx="2" formatCode="General">
                  <c:v>40</c:v>
                </c:pt>
                <c:pt idx="3" formatCode="0.00%">
                  <c:v>-0.1333</c:v>
                </c:pt>
                <c:pt idx="4" formatCode="General">
                  <c:v>100</c:v>
                </c:pt>
                <c:pt idx="5" formatCode="0.00%">
                  <c:v>-0.33329999999999999</c:v>
                </c:pt>
                <c:pt idx="6" formatCode="General">
                  <c:v>70</c:v>
                </c:pt>
                <c:pt idx="7" formatCode="0.00%">
                  <c:v>-0.23330000000000001</c:v>
                </c:pt>
                <c:pt idx="8" formatCode="General">
                  <c:v>126</c:v>
                </c:pt>
                <c:pt idx="9">
                  <c:v>-0.42</c:v>
                </c:pt>
                <c:pt idx="10" formatCode="General">
                  <c:v>80</c:v>
                </c:pt>
                <c:pt idx="11" formatCode="0.00%">
                  <c:v>-0.26669999999999999</c:v>
                </c:pt>
                <c:pt idx="12" formatCode="General">
                  <c:v>78</c:v>
                </c:pt>
                <c:pt idx="13">
                  <c:v>-0.26</c:v>
                </c:pt>
                <c:pt idx="14" formatCode="General">
                  <c:v>50</c:v>
                </c:pt>
                <c:pt idx="15" formatCode="0.00%">
                  <c:v>-0.16669999999999999</c:v>
                </c:pt>
              </c:numCache>
            </c:numRef>
          </c:val>
          <c:extLst>
            <c:ext xmlns:c16="http://schemas.microsoft.com/office/drawing/2014/chart" uri="{C3380CC4-5D6E-409C-BE32-E72D297353CC}">
              <c16:uniqueId val="{00000003-E0AA-409C-B0BD-CC18FBD81901}"/>
            </c:ext>
          </c:extLst>
        </c:ser>
        <c:ser>
          <c:idx val="4"/>
          <c:order val="4"/>
          <c:tx>
            <c:strRef>
              <c:f>Sheet1!$E$1</c:f>
              <c:strCache>
                <c:ptCount val="1"/>
                <c:pt idx="0">
                  <c:v>Strongly Disagree</c:v>
                </c:pt>
              </c:strCache>
            </c:strRef>
          </c:tx>
          <c:spPr>
            <a:solidFill>
              <a:schemeClr val="accent5"/>
            </a:solidFill>
            <a:ln>
              <a:noFill/>
            </a:ln>
            <a:effectLst/>
            <a:sp3d/>
          </c:spPr>
          <c:invertIfNegative val="0"/>
          <c:val>
            <c:numRef>
              <c:f>Sheet1!$E$2:$E$17</c:f>
              <c:numCache>
                <c:formatCode>0.00%</c:formatCode>
                <c:ptCount val="16"/>
                <c:pt idx="0" formatCode="General">
                  <c:v>8</c:v>
                </c:pt>
                <c:pt idx="1">
                  <c:v>-2.6700000000000002E-2</c:v>
                </c:pt>
                <c:pt idx="2" formatCode="General">
                  <c:v>7</c:v>
                </c:pt>
                <c:pt idx="3">
                  <c:v>-2.3300000000000001E-2</c:v>
                </c:pt>
                <c:pt idx="4" formatCode="General">
                  <c:v>87</c:v>
                </c:pt>
                <c:pt idx="5" formatCode="0%">
                  <c:v>-0.28999999999999998</c:v>
                </c:pt>
                <c:pt idx="6" formatCode="General">
                  <c:v>6</c:v>
                </c:pt>
                <c:pt idx="7" formatCode="0%">
                  <c:v>-0.02</c:v>
                </c:pt>
                <c:pt idx="8" formatCode="General">
                  <c:v>5</c:v>
                </c:pt>
                <c:pt idx="9">
                  <c:v>-1.67E-2</c:v>
                </c:pt>
                <c:pt idx="10" formatCode="General">
                  <c:v>10</c:v>
                </c:pt>
                <c:pt idx="11">
                  <c:v>-3.3300000000000003E-2</c:v>
                </c:pt>
                <c:pt idx="12" formatCode="General">
                  <c:v>39</c:v>
                </c:pt>
                <c:pt idx="13" formatCode="0%">
                  <c:v>-0.13</c:v>
                </c:pt>
                <c:pt idx="14" formatCode="General">
                  <c:v>71</c:v>
                </c:pt>
                <c:pt idx="15">
                  <c:v>-0.23669999999999999</c:v>
                </c:pt>
              </c:numCache>
            </c:numRef>
          </c:val>
          <c:extLst>
            <c:ext xmlns:c16="http://schemas.microsoft.com/office/drawing/2014/chart" uri="{C3380CC4-5D6E-409C-BE32-E72D297353CC}">
              <c16:uniqueId val="{00000004-E0AA-409C-B0BD-CC18FBD81901}"/>
            </c:ext>
          </c:extLst>
        </c:ser>
        <c:dLbls>
          <c:showLegendKey val="0"/>
          <c:showVal val="0"/>
          <c:showCatName val="0"/>
          <c:showSerName val="0"/>
          <c:showPercent val="0"/>
          <c:showBubbleSize val="0"/>
        </c:dLbls>
        <c:gapWidth val="150"/>
        <c:shape val="box"/>
        <c:axId val="1328581904"/>
        <c:axId val="1376051776"/>
        <c:axId val="0"/>
      </c:bar3DChart>
      <c:catAx>
        <c:axId val="1328581904"/>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6051776"/>
        <c:crosses val="autoZero"/>
        <c:auto val="1"/>
        <c:lblAlgn val="ctr"/>
        <c:lblOffset val="100"/>
        <c:noMultiLvlLbl val="0"/>
      </c:catAx>
      <c:valAx>
        <c:axId val="13760517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85819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78</Pages>
  <Words>18029</Words>
  <Characters>102770</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Bashiru</dc:creator>
  <cp:keywords/>
  <dc:description/>
  <cp:lastModifiedBy>Stanley Jayne</cp:lastModifiedBy>
  <cp:revision>55</cp:revision>
  <dcterms:created xsi:type="dcterms:W3CDTF">2025-05-12T13:53:00Z</dcterms:created>
  <dcterms:modified xsi:type="dcterms:W3CDTF">2026-07-07T15:17:00Z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-550704839</vt:i4>
  </property>
</Properties>
</file>